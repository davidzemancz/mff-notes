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6EF8D4FD" w14:textId="2D33368B" w:rsidR="009B112B" w:rsidRPr="00751D1F" w:rsidRDefault="00E008E8" w:rsidP="00E008E8">
      <w:pPr>
        <w:pStyle w:val="Nadpis1"/>
        <w:rPr>
          <w:ins w:id="1" w:author="David Zeman" w:date="2021-03-16T16:37:00Z"/>
          <w:color w:val="0D0D0D" w:themeColor="text1" w:themeTint="F2"/>
        </w:rPr>
      </w:pPr>
      <w:ins w:id="2" w:author="David Zeman" w:date="2021-03-16T16:37:00Z">
        <w:r w:rsidRPr="00751D1F">
          <w:rPr>
            <w:color w:val="0D0D0D" w:themeColor="text1" w:themeTint="F2"/>
          </w:rPr>
          <w:t>Obsah přednášky</w:t>
        </w:r>
      </w:ins>
    </w:p>
    <w:p w14:paraId="20C0419F" w14:textId="54C4A241" w:rsidR="00E008E8" w:rsidRPr="00751D1F" w:rsidRDefault="00E008E8" w:rsidP="00E008E8">
      <w:pPr>
        <w:pStyle w:val="Odstavecseseznamem"/>
        <w:numPr>
          <w:ilvl w:val="0"/>
          <w:numId w:val="1"/>
        </w:numPr>
        <w:rPr>
          <w:ins w:id="3" w:author="David Zeman" w:date="2021-03-16T16:37:00Z"/>
          <w:color w:val="0D0D0D" w:themeColor="text1" w:themeTint="F2"/>
        </w:rPr>
      </w:pPr>
      <w:ins w:id="4" w:author="David Zeman" w:date="2021-03-16T16:37:00Z">
        <w:r w:rsidRPr="00751D1F">
          <w:rPr>
            <w:color w:val="0D0D0D" w:themeColor="text1" w:themeTint="F2"/>
          </w:rPr>
          <w:t>Jazyk C a C++</w:t>
        </w:r>
      </w:ins>
    </w:p>
    <w:p w14:paraId="16918875" w14:textId="0AB01365" w:rsidR="00E008E8" w:rsidRPr="00751D1F" w:rsidRDefault="00E008E8" w:rsidP="00E008E8">
      <w:pPr>
        <w:pStyle w:val="Odstavecseseznamem"/>
        <w:numPr>
          <w:ilvl w:val="0"/>
          <w:numId w:val="1"/>
        </w:numPr>
        <w:rPr>
          <w:ins w:id="5" w:author="David Zeman" w:date="2021-03-16T16:37:00Z"/>
          <w:color w:val="0D0D0D" w:themeColor="text1" w:themeTint="F2"/>
        </w:rPr>
      </w:pPr>
      <w:ins w:id="6" w:author="David Zeman" w:date="2021-03-16T16:37:00Z">
        <w:r w:rsidRPr="00751D1F">
          <w:rPr>
            <w:color w:val="0D0D0D" w:themeColor="text1" w:themeTint="F2"/>
          </w:rPr>
          <w:t>CPU</w:t>
        </w:r>
      </w:ins>
    </w:p>
    <w:p w14:paraId="1FE4C69C" w14:textId="228A4ECB" w:rsidR="00E008E8" w:rsidRPr="00751D1F" w:rsidRDefault="00E008E8" w:rsidP="00E008E8">
      <w:pPr>
        <w:pStyle w:val="Odstavecseseznamem"/>
        <w:numPr>
          <w:ilvl w:val="1"/>
          <w:numId w:val="1"/>
        </w:numPr>
        <w:rPr>
          <w:ins w:id="7" w:author="David Zeman" w:date="2021-03-16T16:37:00Z"/>
          <w:color w:val="0D0D0D" w:themeColor="text1" w:themeTint="F2"/>
        </w:rPr>
      </w:pPr>
      <w:ins w:id="8" w:author="David Zeman" w:date="2021-03-16T16:37:00Z">
        <w:r w:rsidRPr="00751D1F">
          <w:rPr>
            <w:color w:val="0D0D0D" w:themeColor="text1" w:themeTint="F2"/>
          </w:rPr>
          <w:t>Architektura</w:t>
        </w:r>
      </w:ins>
    </w:p>
    <w:p w14:paraId="2EFD73BA" w14:textId="00FCC330" w:rsidR="00E008E8" w:rsidRPr="00751D1F" w:rsidRDefault="00E008E8" w:rsidP="00E008E8">
      <w:pPr>
        <w:pStyle w:val="Odstavecseseznamem"/>
        <w:numPr>
          <w:ilvl w:val="1"/>
          <w:numId w:val="1"/>
        </w:numPr>
        <w:rPr>
          <w:ins w:id="9" w:author="David Zeman" w:date="2021-03-16T16:37:00Z"/>
          <w:color w:val="0D0D0D" w:themeColor="text1" w:themeTint="F2"/>
        </w:rPr>
      </w:pPr>
      <w:ins w:id="10" w:author="David Zeman" w:date="2021-03-16T16:37:00Z">
        <w:r w:rsidRPr="00751D1F">
          <w:rPr>
            <w:color w:val="0D0D0D" w:themeColor="text1" w:themeTint="F2"/>
          </w:rPr>
          <w:t>Instrukční sady</w:t>
        </w:r>
      </w:ins>
    </w:p>
    <w:p w14:paraId="33188C24" w14:textId="156799DB" w:rsidR="00E008E8" w:rsidRPr="00751D1F" w:rsidRDefault="00E008E8" w:rsidP="00E008E8">
      <w:pPr>
        <w:pStyle w:val="Odstavecseseznamem"/>
        <w:numPr>
          <w:ilvl w:val="1"/>
          <w:numId w:val="1"/>
        </w:numPr>
        <w:rPr>
          <w:ins w:id="11" w:author="David Zeman" w:date="2021-03-16T16:37:00Z"/>
          <w:color w:val="0D0D0D" w:themeColor="text1" w:themeTint="F2"/>
        </w:rPr>
      </w:pPr>
      <w:ins w:id="12" w:author="David Zeman" w:date="2021-03-16T16:37:00Z">
        <w:r w:rsidRPr="00751D1F">
          <w:rPr>
            <w:color w:val="0D0D0D" w:themeColor="text1" w:themeTint="F2"/>
          </w:rPr>
          <w:t>Přerušení, DMA</w:t>
        </w:r>
      </w:ins>
    </w:p>
    <w:p w14:paraId="2BFB106F" w14:textId="05926420" w:rsidR="00E008E8" w:rsidRPr="00751D1F" w:rsidRDefault="00E008E8" w:rsidP="00E008E8">
      <w:pPr>
        <w:pStyle w:val="Odstavecseseznamem"/>
        <w:numPr>
          <w:ilvl w:val="0"/>
          <w:numId w:val="1"/>
        </w:numPr>
        <w:rPr>
          <w:ins w:id="13" w:author="David Zeman" w:date="2021-03-16T16:37:00Z"/>
          <w:color w:val="0D0D0D" w:themeColor="text1" w:themeTint="F2"/>
        </w:rPr>
      </w:pPr>
      <w:ins w:id="14" w:author="David Zeman" w:date="2021-03-16T16:37:00Z">
        <w:r w:rsidRPr="00751D1F">
          <w:rPr>
            <w:color w:val="0D0D0D" w:themeColor="text1" w:themeTint="F2"/>
          </w:rPr>
          <w:t>Paměť</w:t>
        </w:r>
      </w:ins>
    </w:p>
    <w:p w14:paraId="5C17E502" w14:textId="42863442" w:rsidR="00E008E8" w:rsidRPr="00751D1F" w:rsidRDefault="00E008E8" w:rsidP="00E008E8">
      <w:pPr>
        <w:pStyle w:val="Odstavecseseznamem"/>
        <w:numPr>
          <w:ilvl w:val="1"/>
          <w:numId w:val="1"/>
        </w:numPr>
        <w:rPr>
          <w:ins w:id="15" w:author="David Zeman" w:date="2021-03-16T16:37:00Z"/>
          <w:color w:val="0D0D0D" w:themeColor="text1" w:themeTint="F2"/>
        </w:rPr>
      </w:pPr>
      <w:ins w:id="16" w:author="David Zeman" w:date="2021-03-16T16:37:00Z">
        <w:r w:rsidRPr="00751D1F">
          <w:rPr>
            <w:color w:val="0D0D0D" w:themeColor="text1" w:themeTint="F2"/>
          </w:rPr>
          <w:t>Adresování</w:t>
        </w:r>
      </w:ins>
    </w:p>
    <w:p w14:paraId="318FAFAE" w14:textId="630FB3FC" w:rsidR="00E008E8" w:rsidRPr="00751D1F" w:rsidRDefault="00E008E8" w:rsidP="00E008E8">
      <w:pPr>
        <w:pStyle w:val="Odstavecseseznamem"/>
        <w:numPr>
          <w:ilvl w:val="1"/>
          <w:numId w:val="1"/>
        </w:numPr>
        <w:rPr>
          <w:ins w:id="17" w:author="David Zeman" w:date="2021-03-16T16:37:00Z"/>
          <w:color w:val="0D0D0D" w:themeColor="text1" w:themeTint="F2"/>
        </w:rPr>
      </w:pPr>
      <w:ins w:id="18" w:author="David Zeman" w:date="2021-03-16T16:37:00Z">
        <w:r w:rsidRPr="00751D1F">
          <w:rPr>
            <w:color w:val="0D0D0D" w:themeColor="text1" w:themeTint="F2"/>
          </w:rPr>
          <w:t>Zarovnání</w:t>
        </w:r>
      </w:ins>
    </w:p>
    <w:p w14:paraId="2C8F3B29" w14:textId="0A60309E" w:rsidR="00E008E8" w:rsidRPr="00751D1F" w:rsidRDefault="00E008E8" w:rsidP="00E008E8">
      <w:pPr>
        <w:pStyle w:val="Odstavecseseznamem"/>
        <w:numPr>
          <w:ilvl w:val="1"/>
          <w:numId w:val="1"/>
        </w:numPr>
        <w:rPr>
          <w:ins w:id="19" w:author="David Zeman" w:date="2021-03-16T16:37:00Z"/>
          <w:color w:val="0D0D0D" w:themeColor="text1" w:themeTint="F2"/>
        </w:rPr>
      </w:pPr>
      <w:ins w:id="20" w:author="David Zeman" w:date="2021-03-16T16:37:00Z">
        <w:r w:rsidRPr="00751D1F">
          <w:rPr>
            <w:color w:val="0D0D0D" w:themeColor="text1" w:themeTint="F2"/>
          </w:rPr>
          <w:t>Uspořádání</w:t>
        </w:r>
      </w:ins>
    </w:p>
    <w:p w14:paraId="60CA8658" w14:textId="6C78B88A" w:rsidR="00E008E8" w:rsidRPr="00751D1F" w:rsidRDefault="00E008E8" w:rsidP="00E008E8">
      <w:pPr>
        <w:pStyle w:val="Odstavecseseznamem"/>
        <w:numPr>
          <w:ilvl w:val="1"/>
          <w:numId w:val="1"/>
        </w:numPr>
        <w:rPr>
          <w:ins w:id="21" w:author="David Zeman" w:date="2021-03-16T16:37:00Z"/>
          <w:color w:val="0D0D0D" w:themeColor="text1" w:themeTint="F2"/>
        </w:rPr>
      </w:pPr>
      <w:proofErr w:type="spellStart"/>
      <w:ins w:id="22" w:author="David Zeman" w:date="2021-03-16T16:37:00Z">
        <w:r w:rsidRPr="00751D1F">
          <w:rPr>
            <w:color w:val="0D0D0D" w:themeColor="text1" w:themeTint="F2"/>
          </w:rPr>
          <w:t>Cache</w:t>
        </w:r>
        <w:proofErr w:type="spellEnd"/>
      </w:ins>
    </w:p>
    <w:p w14:paraId="6E4C78D8" w14:textId="3CAA11B0" w:rsidR="00E008E8" w:rsidRPr="00751D1F" w:rsidRDefault="00E008E8" w:rsidP="00E008E8">
      <w:pPr>
        <w:pStyle w:val="Odstavecseseznamem"/>
        <w:numPr>
          <w:ilvl w:val="0"/>
          <w:numId w:val="1"/>
        </w:numPr>
        <w:rPr>
          <w:ins w:id="23" w:author="David Zeman" w:date="2021-03-16T16:37:00Z"/>
          <w:color w:val="0D0D0D" w:themeColor="text1" w:themeTint="F2"/>
        </w:rPr>
      </w:pPr>
      <w:ins w:id="24" w:author="David Zeman" w:date="2021-03-16T16:37:00Z">
        <w:r w:rsidRPr="00751D1F">
          <w:rPr>
            <w:color w:val="0D0D0D" w:themeColor="text1" w:themeTint="F2"/>
          </w:rPr>
          <w:t>Programovací jazyky</w:t>
        </w:r>
      </w:ins>
    </w:p>
    <w:p w14:paraId="63755371" w14:textId="7E15B895" w:rsidR="00E008E8" w:rsidRPr="00751D1F" w:rsidRDefault="00E008E8" w:rsidP="00E008E8">
      <w:pPr>
        <w:pStyle w:val="Odstavecseseznamem"/>
        <w:numPr>
          <w:ilvl w:val="1"/>
          <w:numId w:val="1"/>
        </w:numPr>
        <w:rPr>
          <w:ins w:id="25" w:author="David Zeman" w:date="2021-03-16T16:37:00Z"/>
          <w:color w:val="0D0D0D" w:themeColor="text1" w:themeTint="F2"/>
        </w:rPr>
      </w:pPr>
      <w:ins w:id="26" w:author="David Zeman" w:date="2021-03-16T16:37:00Z">
        <w:r w:rsidRPr="00751D1F">
          <w:rPr>
            <w:color w:val="0D0D0D" w:themeColor="text1" w:themeTint="F2"/>
          </w:rPr>
          <w:t>Kompilace</w:t>
        </w:r>
      </w:ins>
    </w:p>
    <w:p w14:paraId="22573639" w14:textId="2C16187E" w:rsidR="00E008E8" w:rsidRPr="00751D1F" w:rsidRDefault="00E008E8" w:rsidP="00E008E8">
      <w:pPr>
        <w:pStyle w:val="Odstavecseseznamem"/>
        <w:numPr>
          <w:ilvl w:val="1"/>
          <w:numId w:val="1"/>
        </w:numPr>
        <w:rPr>
          <w:ins w:id="27" w:author="David Zeman" w:date="2021-03-16T16:37:00Z"/>
          <w:color w:val="0D0D0D" w:themeColor="text1" w:themeTint="F2"/>
        </w:rPr>
      </w:pPr>
      <w:ins w:id="28" w:author="David Zeman" w:date="2021-03-16T16:37:00Z">
        <w:r w:rsidRPr="00751D1F">
          <w:rPr>
            <w:color w:val="0D0D0D" w:themeColor="text1" w:themeTint="F2"/>
          </w:rPr>
          <w:t>Správa paměti</w:t>
        </w:r>
      </w:ins>
    </w:p>
    <w:p w14:paraId="66B6770F" w14:textId="2D1D45FB" w:rsidR="00E008E8" w:rsidRPr="00751D1F" w:rsidRDefault="00E008E8" w:rsidP="00E008E8">
      <w:pPr>
        <w:pStyle w:val="Odstavecseseznamem"/>
        <w:numPr>
          <w:ilvl w:val="1"/>
          <w:numId w:val="1"/>
        </w:numPr>
        <w:rPr>
          <w:ins w:id="29" w:author="David Zeman" w:date="2021-03-16T16:37:00Z"/>
          <w:color w:val="0D0D0D" w:themeColor="text1" w:themeTint="F2"/>
        </w:rPr>
      </w:pPr>
      <w:ins w:id="30" w:author="David Zeman" w:date="2021-03-16T16:37:00Z">
        <w:r w:rsidRPr="00751D1F">
          <w:rPr>
            <w:color w:val="0D0D0D" w:themeColor="text1" w:themeTint="F2"/>
          </w:rPr>
          <w:t>Funkce, parametry funkcí</w:t>
        </w:r>
      </w:ins>
    </w:p>
    <w:p w14:paraId="571276CA" w14:textId="1A292E48" w:rsidR="00E008E8" w:rsidRPr="00751D1F" w:rsidRDefault="00E008E8" w:rsidP="00E008E8">
      <w:pPr>
        <w:pStyle w:val="Odstavecseseznamem"/>
        <w:numPr>
          <w:ilvl w:val="1"/>
          <w:numId w:val="1"/>
        </w:numPr>
        <w:rPr>
          <w:ins w:id="31" w:author="David Zeman" w:date="2021-03-16T16:37:00Z"/>
          <w:color w:val="0D0D0D" w:themeColor="text1" w:themeTint="F2"/>
        </w:rPr>
      </w:pPr>
      <w:ins w:id="32" w:author="David Zeman" w:date="2021-03-16T16:37:00Z">
        <w:r w:rsidRPr="00751D1F">
          <w:rPr>
            <w:color w:val="0D0D0D" w:themeColor="text1" w:themeTint="F2"/>
          </w:rPr>
          <w:t>Halda</w:t>
        </w:r>
      </w:ins>
    </w:p>
    <w:p w14:paraId="38E14158" w14:textId="32F73250" w:rsidR="00E008E8" w:rsidRPr="00751D1F" w:rsidRDefault="00E008E8" w:rsidP="00E008E8">
      <w:pPr>
        <w:pStyle w:val="Odstavecseseznamem"/>
        <w:numPr>
          <w:ilvl w:val="1"/>
          <w:numId w:val="1"/>
        </w:numPr>
        <w:rPr>
          <w:ins w:id="33" w:author="David Zeman" w:date="2021-03-16T16:37:00Z"/>
          <w:color w:val="0D0D0D" w:themeColor="text1" w:themeTint="F2"/>
        </w:rPr>
      </w:pPr>
      <w:ins w:id="34" w:author="David Zeman" w:date="2021-03-16T16:37:00Z">
        <w:r w:rsidRPr="00751D1F">
          <w:rPr>
            <w:color w:val="0D0D0D" w:themeColor="text1" w:themeTint="F2"/>
          </w:rPr>
          <w:t>Runtime</w:t>
        </w:r>
      </w:ins>
    </w:p>
    <w:p w14:paraId="5051E5ED" w14:textId="17D7FF53" w:rsidR="00E008E8" w:rsidRPr="00751D1F" w:rsidRDefault="00E008E8" w:rsidP="00E008E8">
      <w:pPr>
        <w:pStyle w:val="Odstavecseseznamem"/>
        <w:numPr>
          <w:ilvl w:val="1"/>
          <w:numId w:val="1"/>
        </w:numPr>
        <w:rPr>
          <w:ins w:id="35" w:author="David Zeman" w:date="2021-03-16T16:37:00Z"/>
          <w:color w:val="0D0D0D" w:themeColor="text1" w:themeTint="F2"/>
        </w:rPr>
      </w:pPr>
      <w:ins w:id="36" w:author="David Zeman" w:date="2021-03-16T16:37:00Z">
        <w:r w:rsidRPr="00751D1F">
          <w:rPr>
            <w:color w:val="0D0D0D" w:themeColor="text1" w:themeTint="F2"/>
          </w:rPr>
          <w:t>JIT</w:t>
        </w:r>
      </w:ins>
    </w:p>
    <w:p w14:paraId="546AC26E" w14:textId="47771525" w:rsidR="00E008E8" w:rsidRPr="00751D1F" w:rsidRDefault="00E008E8" w:rsidP="00E008E8">
      <w:pPr>
        <w:pStyle w:val="Odstavecseseznamem"/>
        <w:numPr>
          <w:ilvl w:val="0"/>
          <w:numId w:val="1"/>
        </w:numPr>
        <w:rPr>
          <w:ins w:id="37" w:author="David Zeman" w:date="2021-03-16T16:37:00Z"/>
          <w:color w:val="0D0D0D" w:themeColor="text1" w:themeTint="F2"/>
        </w:rPr>
      </w:pPr>
      <w:ins w:id="38" w:author="David Zeman" w:date="2021-03-16T16:37:00Z">
        <w:r w:rsidRPr="00751D1F">
          <w:rPr>
            <w:color w:val="0D0D0D" w:themeColor="text1" w:themeTint="F2"/>
          </w:rPr>
          <w:t>Operační systémy</w:t>
        </w:r>
      </w:ins>
    </w:p>
    <w:p w14:paraId="3E730B4D" w14:textId="15B68F05" w:rsidR="00E008E8" w:rsidRPr="00751D1F" w:rsidRDefault="00E008E8" w:rsidP="00E008E8">
      <w:pPr>
        <w:pStyle w:val="Odstavecseseznamem"/>
        <w:numPr>
          <w:ilvl w:val="1"/>
          <w:numId w:val="1"/>
        </w:numPr>
        <w:rPr>
          <w:ins w:id="39" w:author="David Zeman" w:date="2021-03-16T16:37:00Z"/>
          <w:color w:val="0D0D0D" w:themeColor="text1" w:themeTint="F2"/>
        </w:rPr>
      </w:pPr>
      <w:ins w:id="40" w:author="David Zeman" w:date="2021-03-16T16:37:00Z">
        <w:r w:rsidRPr="00751D1F">
          <w:rPr>
            <w:color w:val="0D0D0D" w:themeColor="text1" w:themeTint="F2"/>
          </w:rPr>
          <w:t>Architektura</w:t>
        </w:r>
      </w:ins>
    </w:p>
    <w:p w14:paraId="17996C5D" w14:textId="4F1A75B4" w:rsidR="00E008E8" w:rsidRPr="00751D1F" w:rsidRDefault="00E008E8" w:rsidP="00E008E8">
      <w:pPr>
        <w:pStyle w:val="Odstavecseseznamem"/>
        <w:numPr>
          <w:ilvl w:val="1"/>
          <w:numId w:val="1"/>
        </w:numPr>
        <w:rPr>
          <w:ins w:id="41" w:author="David Zeman" w:date="2021-03-16T16:37:00Z"/>
          <w:color w:val="0D0D0D" w:themeColor="text1" w:themeTint="F2"/>
        </w:rPr>
      </w:pPr>
      <w:ins w:id="42" w:author="David Zeman" w:date="2021-03-16T16:37:00Z">
        <w:r w:rsidRPr="00751D1F">
          <w:rPr>
            <w:color w:val="0D0D0D" w:themeColor="text1" w:themeTint="F2"/>
          </w:rPr>
          <w:t>Procesy, vlákna</w:t>
        </w:r>
      </w:ins>
    </w:p>
    <w:p w14:paraId="452247DE" w14:textId="3E81C386" w:rsidR="00E008E8" w:rsidRPr="00751D1F" w:rsidRDefault="00E008E8" w:rsidP="00E008E8">
      <w:pPr>
        <w:pStyle w:val="Odstavecseseznamem"/>
        <w:numPr>
          <w:ilvl w:val="1"/>
          <w:numId w:val="1"/>
        </w:numPr>
        <w:rPr>
          <w:ins w:id="43" w:author="David Zeman" w:date="2021-03-16T16:37:00Z"/>
          <w:color w:val="0D0D0D" w:themeColor="text1" w:themeTint="F2"/>
        </w:rPr>
      </w:pPr>
      <w:ins w:id="44" w:author="David Zeman" w:date="2021-03-16T16:37:00Z">
        <w:r w:rsidRPr="00751D1F">
          <w:rPr>
            <w:color w:val="0D0D0D" w:themeColor="text1" w:themeTint="F2"/>
          </w:rPr>
          <w:t>Virtuální paměť</w:t>
        </w:r>
      </w:ins>
    </w:p>
    <w:p w14:paraId="4C8D2B6F" w14:textId="4DCA6CFB" w:rsidR="00E008E8" w:rsidRPr="00751D1F" w:rsidRDefault="00E008E8" w:rsidP="00E008E8">
      <w:pPr>
        <w:pStyle w:val="Odstavecseseznamem"/>
        <w:numPr>
          <w:ilvl w:val="0"/>
          <w:numId w:val="1"/>
        </w:numPr>
        <w:rPr>
          <w:ins w:id="45" w:author="David Zeman" w:date="2021-03-16T16:37:00Z"/>
          <w:color w:val="0D0D0D" w:themeColor="text1" w:themeTint="F2"/>
        </w:rPr>
      </w:pPr>
      <w:ins w:id="46" w:author="David Zeman" w:date="2021-03-16T16:37:00Z">
        <w:r w:rsidRPr="00751D1F">
          <w:rPr>
            <w:color w:val="0D0D0D" w:themeColor="text1" w:themeTint="F2"/>
          </w:rPr>
          <w:t>Paralelní programování</w:t>
        </w:r>
      </w:ins>
    </w:p>
    <w:p w14:paraId="69C3AC80" w14:textId="129EE19C" w:rsidR="00E008E8" w:rsidRPr="00751D1F" w:rsidRDefault="00E008E8" w:rsidP="00E008E8">
      <w:pPr>
        <w:pStyle w:val="Odstavecseseznamem"/>
        <w:numPr>
          <w:ilvl w:val="1"/>
          <w:numId w:val="1"/>
        </w:numPr>
        <w:rPr>
          <w:ins w:id="47" w:author="David Zeman" w:date="2021-03-16T16:37:00Z"/>
          <w:color w:val="0D0D0D" w:themeColor="text1" w:themeTint="F2"/>
        </w:rPr>
      </w:pPr>
      <w:ins w:id="48" w:author="David Zeman" w:date="2021-03-16T16:37:00Z">
        <w:r w:rsidRPr="00751D1F">
          <w:rPr>
            <w:color w:val="0D0D0D" w:themeColor="text1" w:themeTint="F2"/>
          </w:rPr>
          <w:t>Synchronizace</w:t>
        </w:r>
      </w:ins>
    </w:p>
    <w:p w14:paraId="7441E3BA" w14:textId="7659F3BD" w:rsidR="00736835" w:rsidRPr="00751D1F" w:rsidRDefault="00736835" w:rsidP="00736835">
      <w:pPr>
        <w:pStyle w:val="Nadpis1"/>
        <w:rPr>
          <w:ins w:id="49" w:author="David Zeman" w:date="2021-03-16T16:37:00Z"/>
          <w:color w:val="0D0D0D" w:themeColor="text1" w:themeTint="F2"/>
        </w:rPr>
      </w:pPr>
      <w:ins w:id="50" w:author="David Zeman" w:date="2021-03-16T16:37:00Z">
        <w:r w:rsidRPr="00751D1F">
          <w:rPr>
            <w:color w:val="0D0D0D" w:themeColor="text1" w:themeTint="F2"/>
          </w:rPr>
          <w:t>C / C++</w:t>
        </w:r>
      </w:ins>
    </w:p>
    <w:p w14:paraId="73E89088" w14:textId="5D822DED" w:rsidR="00736835" w:rsidRPr="00751D1F" w:rsidRDefault="00736835" w:rsidP="00736835">
      <w:pPr>
        <w:pStyle w:val="Odstavecseseznamem"/>
        <w:numPr>
          <w:ilvl w:val="0"/>
          <w:numId w:val="1"/>
        </w:numPr>
        <w:rPr>
          <w:ins w:id="51" w:author="David Zeman" w:date="2021-03-16T16:37:00Z"/>
          <w:color w:val="0D0D0D" w:themeColor="text1" w:themeTint="F2"/>
        </w:rPr>
      </w:pPr>
      <w:ins w:id="52" w:author="David Zeman" w:date="2021-03-16T16:37:00Z">
        <w:r w:rsidRPr="00751D1F">
          <w:rPr>
            <w:color w:val="0D0D0D" w:themeColor="text1" w:themeTint="F2"/>
          </w:rPr>
          <w:t>Procedurální programovací jazyk</w:t>
        </w:r>
      </w:ins>
    </w:p>
    <w:p w14:paraId="6628CD43" w14:textId="22262834" w:rsidR="00736835" w:rsidRPr="00751D1F" w:rsidRDefault="00736835" w:rsidP="00736835">
      <w:pPr>
        <w:pStyle w:val="Odstavecseseznamem"/>
        <w:numPr>
          <w:ilvl w:val="0"/>
          <w:numId w:val="1"/>
        </w:numPr>
        <w:rPr>
          <w:ins w:id="53" w:author="David Zeman" w:date="2021-03-16T16:37:00Z"/>
          <w:color w:val="0D0D0D" w:themeColor="text1" w:themeTint="F2"/>
        </w:rPr>
      </w:pPr>
      <w:ins w:id="54" w:author="David Zeman" w:date="2021-03-16T16:37:00Z">
        <w:r w:rsidRPr="00751D1F">
          <w:rPr>
            <w:color w:val="0D0D0D" w:themeColor="text1" w:themeTint="F2"/>
          </w:rPr>
          <w:t>Statický typový systém</w:t>
        </w:r>
      </w:ins>
    </w:p>
    <w:p w14:paraId="5357EE60" w14:textId="0510E15A" w:rsidR="00A008CC" w:rsidRPr="00751D1F" w:rsidRDefault="00A008CC" w:rsidP="00A008CC">
      <w:pPr>
        <w:pStyle w:val="Odstavecseseznamem"/>
        <w:numPr>
          <w:ilvl w:val="0"/>
          <w:numId w:val="1"/>
        </w:numPr>
        <w:rPr>
          <w:ins w:id="55" w:author="David Zeman" w:date="2021-03-16T16:37:00Z"/>
          <w:color w:val="0D0D0D" w:themeColor="text1" w:themeTint="F2"/>
        </w:rPr>
      </w:pPr>
      <w:ins w:id="56" w:author="David Zeman" w:date="2021-03-16T16:37:00Z">
        <w:r w:rsidRPr="00751D1F">
          <w:rPr>
            <w:color w:val="0D0D0D" w:themeColor="text1" w:themeTint="F2"/>
          </w:rPr>
          <w:t>Snadno se mapuje na strojový kód</w:t>
        </w:r>
      </w:ins>
    </w:p>
    <w:p w14:paraId="73A1EB85" w14:textId="4A34B1BF" w:rsidR="00A008CC" w:rsidRPr="00751D1F" w:rsidRDefault="00A008CC" w:rsidP="00A008CC">
      <w:pPr>
        <w:pStyle w:val="Odstavecseseznamem"/>
        <w:numPr>
          <w:ilvl w:val="0"/>
          <w:numId w:val="1"/>
        </w:numPr>
        <w:rPr>
          <w:ins w:id="57" w:author="David Zeman" w:date="2021-03-16T16:37:00Z"/>
          <w:color w:val="0D0D0D" w:themeColor="text1" w:themeTint="F2"/>
        </w:rPr>
      </w:pPr>
      <w:ins w:id="58" w:author="David Zeman" w:date="2021-03-16T16:37:00Z">
        <w:r w:rsidRPr="00751D1F">
          <w:rPr>
            <w:color w:val="0D0D0D" w:themeColor="text1" w:themeTint="F2"/>
          </w:rPr>
          <w:t>Použití</w:t>
        </w:r>
      </w:ins>
    </w:p>
    <w:p w14:paraId="7676B113" w14:textId="3E79306C" w:rsidR="00A008CC" w:rsidRPr="00751D1F" w:rsidRDefault="00A008CC" w:rsidP="00A008CC">
      <w:pPr>
        <w:pStyle w:val="Odstavecseseznamem"/>
        <w:numPr>
          <w:ilvl w:val="1"/>
          <w:numId w:val="1"/>
        </w:numPr>
        <w:rPr>
          <w:ins w:id="59" w:author="David Zeman" w:date="2021-03-16T16:37:00Z"/>
          <w:color w:val="0D0D0D" w:themeColor="text1" w:themeTint="F2"/>
        </w:rPr>
      </w:pPr>
      <w:ins w:id="60" w:author="David Zeman" w:date="2021-03-16T16:37:00Z">
        <w:r w:rsidRPr="00751D1F">
          <w:rPr>
            <w:color w:val="0D0D0D" w:themeColor="text1" w:themeTint="F2"/>
          </w:rPr>
          <w:t>Operační systémy</w:t>
        </w:r>
      </w:ins>
    </w:p>
    <w:p w14:paraId="4A43763A" w14:textId="2C71566F" w:rsidR="00A008CC" w:rsidRPr="00751D1F" w:rsidRDefault="00A008CC" w:rsidP="00A008CC">
      <w:pPr>
        <w:pStyle w:val="Odstavecseseznamem"/>
        <w:numPr>
          <w:ilvl w:val="1"/>
          <w:numId w:val="1"/>
        </w:numPr>
        <w:rPr>
          <w:ins w:id="61" w:author="David Zeman" w:date="2021-03-16T16:37:00Z"/>
          <w:color w:val="0D0D0D" w:themeColor="text1" w:themeTint="F2"/>
        </w:rPr>
      </w:pPr>
      <w:ins w:id="62" w:author="David Zeman" w:date="2021-03-16T16:37:00Z">
        <w:r w:rsidRPr="00751D1F">
          <w:rPr>
            <w:color w:val="0D0D0D" w:themeColor="text1" w:themeTint="F2"/>
          </w:rPr>
          <w:t>HPC (</w:t>
        </w:r>
        <w:proofErr w:type="spellStart"/>
        <w:r w:rsidRPr="00751D1F">
          <w:rPr>
            <w:color w:val="0D0D0D" w:themeColor="text1" w:themeTint="F2"/>
          </w:rPr>
          <w:t>High</w:t>
        </w:r>
        <w:proofErr w:type="spellEnd"/>
        <w:r w:rsidRPr="00751D1F">
          <w:rPr>
            <w:color w:val="0D0D0D" w:themeColor="text1" w:themeTint="F2"/>
          </w:rPr>
          <w:t xml:space="preserve"> Performance </w:t>
        </w:r>
        <w:proofErr w:type="spellStart"/>
        <w:r w:rsidRPr="00751D1F">
          <w:rPr>
            <w:color w:val="0D0D0D" w:themeColor="text1" w:themeTint="F2"/>
          </w:rPr>
          <w:t>Computing</w:t>
        </w:r>
        <w:proofErr w:type="spellEnd"/>
        <w:r w:rsidRPr="00751D1F">
          <w:rPr>
            <w:color w:val="0D0D0D" w:themeColor="text1" w:themeTint="F2"/>
          </w:rPr>
          <w:t>)</w:t>
        </w:r>
      </w:ins>
    </w:p>
    <w:p w14:paraId="130DB585" w14:textId="6293CB2B" w:rsidR="00A008CC" w:rsidRPr="00751D1F" w:rsidRDefault="00A008CC" w:rsidP="00A008CC">
      <w:pPr>
        <w:pStyle w:val="Odstavecseseznamem"/>
        <w:numPr>
          <w:ilvl w:val="1"/>
          <w:numId w:val="1"/>
        </w:numPr>
        <w:rPr>
          <w:ins w:id="63" w:author="David Zeman" w:date="2021-03-16T16:37:00Z"/>
          <w:color w:val="0D0D0D" w:themeColor="text1" w:themeTint="F2"/>
        </w:rPr>
      </w:pPr>
      <w:ins w:id="64" w:author="David Zeman" w:date="2021-03-16T16:37:00Z">
        <w:r w:rsidRPr="00751D1F">
          <w:rPr>
            <w:color w:val="0D0D0D" w:themeColor="text1" w:themeTint="F2"/>
          </w:rPr>
          <w:t>Mikrokontrolery a mikroprocesory</w:t>
        </w:r>
      </w:ins>
    </w:p>
    <w:p w14:paraId="441FE89E" w14:textId="62F3D976" w:rsidR="00A008CC" w:rsidRPr="00751D1F" w:rsidRDefault="00A008CC" w:rsidP="00A008CC">
      <w:pPr>
        <w:pStyle w:val="Odstavecseseznamem"/>
        <w:numPr>
          <w:ilvl w:val="0"/>
          <w:numId w:val="1"/>
        </w:numPr>
        <w:rPr>
          <w:ins w:id="65" w:author="David Zeman" w:date="2021-03-16T16:37:00Z"/>
          <w:color w:val="0D0D0D" w:themeColor="text1" w:themeTint="F2"/>
        </w:rPr>
      </w:pPr>
      <w:ins w:id="66" w:author="David Zeman" w:date="2021-03-16T16:37:00Z">
        <w:r w:rsidRPr="00751D1F">
          <w:rPr>
            <w:color w:val="0D0D0D" w:themeColor="text1" w:themeTint="F2"/>
          </w:rPr>
          <w:t>Case sensitive</w:t>
        </w:r>
      </w:ins>
    </w:p>
    <w:p w14:paraId="5AE62835" w14:textId="49C86B1D" w:rsidR="00A008CC" w:rsidRPr="00751D1F" w:rsidRDefault="00A008CC" w:rsidP="00A008CC">
      <w:pPr>
        <w:pStyle w:val="Odstavecseseznamem"/>
        <w:numPr>
          <w:ilvl w:val="0"/>
          <w:numId w:val="1"/>
        </w:numPr>
        <w:rPr>
          <w:ins w:id="67" w:author="David Zeman" w:date="2021-03-16T16:37:00Z"/>
          <w:color w:val="0D0D0D" w:themeColor="text1" w:themeTint="F2"/>
        </w:rPr>
      </w:pPr>
      <w:ins w:id="68" w:author="David Zeman" w:date="2021-03-16T16:37:00Z">
        <w:r w:rsidRPr="00751D1F">
          <w:rPr>
            <w:color w:val="0D0D0D" w:themeColor="text1" w:themeTint="F2"/>
          </w:rPr>
          <w:t>Ignoruje mezery, tabulátory</w:t>
        </w:r>
      </w:ins>
    </w:p>
    <w:p w14:paraId="28C214F9" w14:textId="5188E625" w:rsidR="00E373FF" w:rsidRPr="00751D1F" w:rsidRDefault="00E373FF" w:rsidP="00A008CC">
      <w:pPr>
        <w:pStyle w:val="Odstavecseseznamem"/>
        <w:numPr>
          <w:ilvl w:val="0"/>
          <w:numId w:val="1"/>
        </w:numPr>
        <w:rPr>
          <w:ins w:id="69" w:author="David Zeman" w:date="2021-03-16T16:37:00Z"/>
          <w:color w:val="0D0D0D" w:themeColor="text1" w:themeTint="F2"/>
        </w:rPr>
      </w:pPr>
      <w:ins w:id="70" w:author="David Zeman" w:date="2021-03-16T16:37:00Z">
        <w:r w:rsidRPr="00751D1F">
          <w:rPr>
            <w:color w:val="0D0D0D" w:themeColor="text1" w:themeTint="F2"/>
          </w:rPr>
          <w:t>Vznik C 1971 (K</w:t>
        </w:r>
        <w:r w:rsidRPr="00751D1F">
          <w:rPr>
            <w:color w:val="0D0D0D" w:themeColor="text1" w:themeTint="F2"/>
            <w:lang w:val="en-US"/>
          </w:rPr>
          <w:t>&amp;</w:t>
        </w:r>
        <w:r w:rsidRPr="00751D1F">
          <w:rPr>
            <w:color w:val="0D0D0D" w:themeColor="text1" w:themeTint="F2"/>
          </w:rPr>
          <w:t>R C norma 1978)</w:t>
        </w:r>
      </w:ins>
    </w:p>
    <w:p w14:paraId="49F29C71" w14:textId="7B6869F2" w:rsidR="00E373FF" w:rsidRPr="00751D1F" w:rsidRDefault="00E373FF" w:rsidP="00A008CC">
      <w:pPr>
        <w:pStyle w:val="Odstavecseseznamem"/>
        <w:numPr>
          <w:ilvl w:val="0"/>
          <w:numId w:val="1"/>
        </w:numPr>
        <w:rPr>
          <w:ins w:id="71" w:author="David Zeman" w:date="2021-03-16T16:37:00Z"/>
          <w:color w:val="0D0D0D" w:themeColor="text1" w:themeTint="F2"/>
        </w:rPr>
      </w:pPr>
      <w:ins w:id="72" w:author="David Zeman" w:date="2021-03-16T16:37:00Z">
        <w:r w:rsidRPr="00751D1F">
          <w:rPr>
            <w:color w:val="0D0D0D" w:themeColor="text1" w:themeTint="F2"/>
          </w:rPr>
          <w:t xml:space="preserve">Nejnovější verze </w:t>
        </w:r>
      </w:ins>
    </w:p>
    <w:p w14:paraId="6FB57361" w14:textId="63EFFBE5" w:rsidR="00E373FF" w:rsidRPr="00751D1F" w:rsidRDefault="00E373FF" w:rsidP="00E373FF">
      <w:pPr>
        <w:pStyle w:val="Odstavecseseznamem"/>
        <w:numPr>
          <w:ilvl w:val="1"/>
          <w:numId w:val="1"/>
        </w:numPr>
        <w:rPr>
          <w:ins w:id="73" w:author="David Zeman" w:date="2021-03-16T16:37:00Z"/>
          <w:color w:val="0D0D0D" w:themeColor="text1" w:themeTint="F2"/>
        </w:rPr>
      </w:pPr>
      <w:ins w:id="74" w:author="David Zeman" w:date="2021-03-16T16:37:00Z">
        <w:r w:rsidRPr="00751D1F">
          <w:rPr>
            <w:color w:val="0D0D0D" w:themeColor="text1" w:themeTint="F2"/>
          </w:rPr>
          <w:t>C11 (2011)</w:t>
        </w:r>
      </w:ins>
    </w:p>
    <w:p w14:paraId="6F7C53E2" w14:textId="089F77C8" w:rsidR="00E373FF" w:rsidRPr="00751D1F" w:rsidRDefault="00E373FF" w:rsidP="00E373FF">
      <w:pPr>
        <w:pStyle w:val="Odstavecseseznamem"/>
        <w:numPr>
          <w:ilvl w:val="1"/>
          <w:numId w:val="1"/>
        </w:numPr>
        <w:rPr>
          <w:ins w:id="75" w:author="David Zeman" w:date="2021-03-16T16:37:00Z"/>
          <w:color w:val="0D0D0D" w:themeColor="text1" w:themeTint="F2"/>
        </w:rPr>
      </w:pPr>
      <w:ins w:id="76" w:author="David Zeman" w:date="2021-03-16T16:37:00Z">
        <w:r w:rsidRPr="00751D1F">
          <w:rPr>
            <w:color w:val="0D0D0D" w:themeColor="text1" w:themeTint="F2"/>
          </w:rPr>
          <w:t>C++20 (2020)</w:t>
        </w:r>
      </w:ins>
    </w:p>
    <w:p w14:paraId="68C2E33C" w14:textId="2E3FBAA7" w:rsidR="00E373FF" w:rsidRPr="00751D1F" w:rsidRDefault="00E373FF" w:rsidP="00E373FF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ins w:id="77" w:author="David Zeman" w:date="2021-03-16T16:37:00Z">
        <w:r w:rsidRPr="00751D1F">
          <w:rPr>
            <w:color w:val="0D0D0D" w:themeColor="text1" w:themeTint="F2"/>
          </w:rPr>
          <w:t>V roce 2002 z něj vznikl C</w:t>
        </w:r>
        <w:r w:rsidRPr="00751D1F">
          <w:rPr>
            <w:color w:val="0D0D0D" w:themeColor="text1" w:themeTint="F2"/>
            <w:lang w:val="en-US"/>
          </w:rPr>
          <w:t>#</w:t>
        </w:r>
      </w:ins>
    </w:p>
    <w:p w14:paraId="26FD08BD" w14:textId="64AA1B23" w:rsidR="00DF7772" w:rsidRPr="00751D1F" w:rsidRDefault="00DF7772" w:rsidP="00DF7772">
      <w:pPr>
        <w:pStyle w:val="Nadpis1"/>
        <w:rPr>
          <w:color w:val="0D0D0D" w:themeColor="text1" w:themeTint="F2"/>
        </w:rPr>
      </w:pPr>
      <w:r w:rsidRPr="00751D1F">
        <w:rPr>
          <w:color w:val="0D0D0D" w:themeColor="text1" w:themeTint="F2"/>
        </w:rPr>
        <w:t>Architektury</w:t>
      </w:r>
    </w:p>
    <w:p w14:paraId="6CDFF44A" w14:textId="4FE15DE4" w:rsidR="00DF7772" w:rsidRPr="00751D1F" w:rsidRDefault="00DF7772" w:rsidP="00DF7772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Von </w:t>
      </w:r>
      <w:proofErr w:type="spellStart"/>
      <w:r w:rsidRPr="00751D1F">
        <w:rPr>
          <w:color w:val="0D0D0D" w:themeColor="text1" w:themeTint="F2"/>
        </w:rPr>
        <w:t>Neumanovská</w:t>
      </w:r>
      <w:proofErr w:type="spellEnd"/>
    </w:p>
    <w:p w14:paraId="13DBD2C4" w14:textId="1A857059" w:rsidR="00DF7772" w:rsidRPr="00751D1F" w:rsidRDefault="00DF7772" w:rsidP="00DF7772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Harvardská</w:t>
      </w:r>
    </w:p>
    <w:p w14:paraId="60351101" w14:textId="1B089E13" w:rsidR="00DF7772" w:rsidRPr="00751D1F" w:rsidRDefault="00DF7772" w:rsidP="00DF7772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Rozdělená paměť pro kód a pro proměnné</w:t>
      </w:r>
    </w:p>
    <w:p w14:paraId="34A5014A" w14:textId="00BD6701" w:rsidR="00DF7772" w:rsidRPr="00751D1F" w:rsidRDefault="00DF7772" w:rsidP="00DF7772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Můžu paralelně zapisovat do datové paměti a zároveň provádět instrukce</w:t>
      </w:r>
    </w:p>
    <w:p w14:paraId="7D253EEB" w14:textId="7DF830F6" w:rsidR="00F236C6" w:rsidRPr="00751D1F" w:rsidRDefault="00F236C6" w:rsidP="00F236C6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lastRenderedPageBreak/>
        <w:t>Sběrnice</w:t>
      </w:r>
    </w:p>
    <w:p w14:paraId="4989FD0D" w14:textId="4D21EBA7" w:rsidR="00F236C6" w:rsidRPr="00751D1F" w:rsidRDefault="00F236C6" w:rsidP="00F236C6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Sériové</w:t>
      </w:r>
    </w:p>
    <w:p w14:paraId="295A3146" w14:textId="5401F4F1" w:rsidR="00F236C6" w:rsidRPr="00751D1F" w:rsidRDefault="00F236C6" w:rsidP="00F236C6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Používají se dnes</w:t>
      </w:r>
    </w:p>
    <w:p w14:paraId="67AFBB36" w14:textId="00A1B347" w:rsidR="00F236C6" w:rsidRPr="00751D1F" w:rsidRDefault="00F236C6" w:rsidP="00F236C6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Jsou rychlejší než paralelní</w:t>
      </w:r>
    </w:p>
    <w:p w14:paraId="701DBEE9" w14:textId="53398963" w:rsidR="00F236C6" w:rsidRPr="00751D1F" w:rsidRDefault="00F236C6" w:rsidP="00F236C6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Paralelní</w:t>
      </w:r>
    </w:p>
    <w:p w14:paraId="61588E34" w14:textId="558A1AE5" w:rsidR="00F236C6" w:rsidRPr="00751D1F" w:rsidRDefault="00F236C6" w:rsidP="00F236C6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Používali se dříve</w:t>
      </w:r>
    </w:p>
    <w:p w14:paraId="2E36ABCB" w14:textId="29638C7F" w:rsidR="00F236C6" w:rsidRPr="00751D1F" w:rsidRDefault="00F236C6" w:rsidP="000270C4">
      <w:pPr>
        <w:pStyle w:val="Nadpis1"/>
        <w:rPr>
          <w:color w:val="0D0D0D" w:themeColor="text1" w:themeTint="F2"/>
        </w:rPr>
      </w:pPr>
      <w:r w:rsidRPr="00751D1F">
        <w:rPr>
          <w:color w:val="0D0D0D" w:themeColor="text1" w:themeTint="F2"/>
        </w:rPr>
        <w:t>Procesor</w:t>
      </w:r>
    </w:p>
    <w:p w14:paraId="6B11A685" w14:textId="2B9BE6C6" w:rsidR="00F236C6" w:rsidRPr="00751D1F" w:rsidRDefault="00F236C6" w:rsidP="00F236C6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Hardwarová architektura</w:t>
      </w:r>
    </w:p>
    <w:p w14:paraId="42B05711" w14:textId="1CB8F811" w:rsidR="00F236C6" w:rsidRPr="00751D1F" w:rsidRDefault="00F236C6" w:rsidP="00F236C6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Architektura instrukční sady</w:t>
      </w:r>
    </w:p>
    <w:p w14:paraId="0D7C5D90" w14:textId="5E6EBA2B" w:rsidR="00F236C6" w:rsidRPr="00751D1F" w:rsidRDefault="00F236C6" w:rsidP="00F236C6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ARM, X64, X86, </w:t>
      </w:r>
      <w:proofErr w:type="spellStart"/>
      <w:r w:rsidRPr="00751D1F">
        <w:rPr>
          <w:color w:val="0D0D0D" w:themeColor="text1" w:themeTint="F2"/>
        </w:rPr>
        <w:t>PowerPC</w:t>
      </w:r>
      <w:proofErr w:type="spellEnd"/>
      <w:r w:rsidRPr="00751D1F">
        <w:rPr>
          <w:color w:val="0D0D0D" w:themeColor="text1" w:themeTint="F2"/>
        </w:rPr>
        <w:t>, Stark, MIPS</w:t>
      </w:r>
    </w:p>
    <w:p w14:paraId="232C65EF" w14:textId="6556D22B" w:rsidR="00F236C6" w:rsidRPr="00751D1F" w:rsidRDefault="00F236C6" w:rsidP="00F236C6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Implementace architektury instrukční sady prostřednictvím architektury hardwaru</w:t>
      </w:r>
    </w:p>
    <w:p w14:paraId="38AE0939" w14:textId="7CCCB5F8" w:rsidR="00F236C6" w:rsidRPr="00751D1F" w:rsidRDefault="00F236C6" w:rsidP="00F236C6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 Implementace záleží na výrobci</w:t>
      </w:r>
    </w:p>
    <w:p w14:paraId="546DD4AB" w14:textId="4CBB6F19" w:rsidR="008D2AEA" w:rsidRPr="00751D1F" w:rsidRDefault="008D2AEA" w:rsidP="008D2AEA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Třídy instrukcí procesoru</w:t>
      </w:r>
    </w:p>
    <w:p w14:paraId="097B524E" w14:textId="1497BC5B" w:rsidR="008D2AEA" w:rsidRPr="00751D1F" w:rsidRDefault="008D2AEA" w:rsidP="008D2AEA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Load</w:t>
      </w:r>
      <w:proofErr w:type="spellEnd"/>
      <w:r w:rsidRPr="00751D1F">
        <w:rPr>
          <w:color w:val="0D0D0D" w:themeColor="text1" w:themeTint="F2"/>
        </w:rPr>
        <w:t xml:space="preserve">, </w:t>
      </w:r>
      <w:proofErr w:type="spellStart"/>
      <w:r w:rsidRPr="00751D1F">
        <w:rPr>
          <w:color w:val="0D0D0D" w:themeColor="text1" w:themeTint="F2"/>
        </w:rPr>
        <w:t>Store</w:t>
      </w:r>
      <w:proofErr w:type="spellEnd"/>
      <w:r w:rsidRPr="00751D1F">
        <w:rPr>
          <w:color w:val="0D0D0D" w:themeColor="text1" w:themeTint="F2"/>
        </w:rPr>
        <w:t xml:space="preserve">, </w:t>
      </w:r>
      <w:proofErr w:type="spellStart"/>
      <w:r w:rsidRPr="00751D1F">
        <w:rPr>
          <w:color w:val="0D0D0D" w:themeColor="text1" w:themeTint="F2"/>
        </w:rPr>
        <w:t>Move</w:t>
      </w:r>
      <w:proofErr w:type="spellEnd"/>
    </w:p>
    <w:p w14:paraId="1C21AB27" w14:textId="47D03D26" w:rsidR="008D2AEA" w:rsidRPr="00751D1F" w:rsidRDefault="008D2AEA" w:rsidP="008D2AEA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Práce s pamětí je pomalá</w:t>
      </w:r>
    </w:p>
    <w:p w14:paraId="06E6B9F1" w14:textId="2310CAB5" w:rsidR="008D2AEA" w:rsidRPr="00751D1F" w:rsidRDefault="008D2AEA" w:rsidP="008D2AEA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Aritmetické a logické operace</w:t>
      </w:r>
    </w:p>
    <w:p w14:paraId="563D44BD" w14:textId="5A5C43D9" w:rsidR="008D2AEA" w:rsidRPr="00751D1F" w:rsidRDefault="008D2AEA" w:rsidP="008D2AEA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Jump</w:t>
      </w:r>
      <w:proofErr w:type="spellEnd"/>
    </w:p>
    <w:p w14:paraId="20A3C555" w14:textId="6FB5CA74" w:rsidR="00AA255F" w:rsidRPr="00751D1F" w:rsidRDefault="00AA255F" w:rsidP="00AA255F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Podmíněné a nepodmíněné</w:t>
      </w:r>
    </w:p>
    <w:p w14:paraId="2C24B55C" w14:textId="590B7563" w:rsidR="00AA255F" w:rsidRPr="00751D1F" w:rsidRDefault="00AA255F" w:rsidP="00AA255F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Přímé, nepřímé, relativní</w:t>
      </w:r>
    </w:p>
    <w:p w14:paraId="0998E87A" w14:textId="79A8C8A5" w:rsidR="008D2AEA" w:rsidRPr="00751D1F" w:rsidRDefault="008D2AEA" w:rsidP="008D2AEA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Call, return</w:t>
      </w:r>
    </w:p>
    <w:p w14:paraId="5B264CDD" w14:textId="7CF3D77C" w:rsidR="005D220A" w:rsidRPr="00751D1F" w:rsidRDefault="005D220A" w:rsidP="005D220A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Registry</w:t>
      </w:r>
    </w:p>
    <w:p w14:paraId="5B203AD9" w14:textId="6D1C7F7A" w:rsidR="005D220A" w:rsidRPr="00751D1F" w:rsidRDefault="005D220A" w:rsidP="005D220A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Obecné (na ukládání celých čísel, adres)</w:t>
      </w:r>
    </w:p>
    <w:p w14:paraId="79535B90" w14:textId="56EBED9F" w:rsidR="005D220A" w:rsidRPr="00751D1F" w:rsidRDefault="005D220A" w:rsidP="005D220A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Příznakové 1bitové registry</w:t>
      </w:r>
    </w:p>
    <w:p w14:paraId="319EA469" w14:textId="32334526" w:rsidR="005D220A" w:rsidRPr="00751D1F" w:rsidRDefault="005D220A" w:rsidP="005D220A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Floating</w:t>
      </w:r>
      <w:proofErr w:type="spellEnd"/>
      <w:r w:rsidRPr="00751D1F">
        <w:rPr>
          <w:color w:val="0D0D0D" w:themeColor="text1" w:themeTint="F2"/>
        </w:rPr>
        <w:t xml:space="preserve"> point registry</w:t>
      </w:r>
    </w:p>
    <w:p w14:paraId="73F0A269" w14:textId="7AE1FF0E" w:rsidR="005D220A" w:rsidRPr="00751D1F" w:rsidRDefault="005D220A" w:rsidP="005D220A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Predikátové registry</w:t>
      </w:r>
    </w:p>
    <w:p w14:paraId="4B02C295" w14:textId="61C00D96" w:rsidR="005D220A" w:rsidRPr="00751D1F" w:rsidRDefault="00E6136A" w:rsidP="005D220A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Každá instrukce má flag, zda se provádí nebo neprovádí</w:t>
      </w:r>
    </w:p>
    <w:p w14:paraId="1FD628AF" w14:textId="290607EA" w:rsidR="00E6136A" w:rsidRPr="00751D1F" w:rsidRDefault="00E6136A" w:rsidP="00E6136A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Vektorové registry</w:t>
      </w:r>
    </w:p>
    <w:p w14:paraId="676A6908" w14:textId="68ACE45D" w:rsidR="00E6136A" w:rsidRPr="00751D1F" w:rsidRDefault="00E6136A" w:rsidP="00E6136A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Aliasy</w:t>
      </w:r>
      <w:proofErr w:type="spellEnd"/>
    </w:p>
    <w:p w14:paraId="4BC19FF2" w14:textId="7B82F8DE" w:rsidR="00E6136A" w:rsidRPr="00751D1F" w:rsidRDefault="00E6136A" w:rsidP="00E6136A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Aliasy</w:t>
      </w:r>
      <w:proofErr w:type="spellEnd"/>
      <w:r w:rsidRPr="00751D1F">
        <w:rPr>
          <w:color w:val="0D0D0D" w:themeColor="text1" w:themeTint="F2"/>
        </w:rPr>
        <w:t xml:space="preserve"> pro menší registry (např. 16b) v rámci větších registrů (64b)</w:t>
      </w:r>
    </w:p>
    <w:p w14:paraId="6A92464C" w14:textId="72D93276" w:rsidR="00481CE5" w:rsidRPr="00751D1F" w:rsidRDefault="00481CE5" w:rsidP="00481CE5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Klasifikace </w:t>
      </w:r>
      <w:proofErr w:type="spellStart"/>
      <w:r w:rsidRPr="00751D1F">
        <w:rPr>
          <w:color w:val="0D0D0D" w:themeColor="text1" w:themeTint="F2"/>
        </w:rPr>
        <w:t>arichtektur</w:t>
      </w:r>
      <w:proofErr w:type="spellEnd"/>
    </w:p>
    <w:p w14:paraId="1171E06A" w14:textId="483A4CB7" w:rsidR="00481CE5" w:rsidRPr="00751D1F" w:rsidRDefault="00481CE5" w:rsidP="00481CE5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CISC – </w:t>
      </w:r>
      <w:proofErr w:type="spellStart"/>
      <w:r w:rsidRPr="00751D1F">
        <w:rPr>
          <w:color w:val="0D0D0D" w:themeColor="text1" w:themeTint="F2"/>
        </w:rPr>
        <w:t>Complex</w:t>
      </w:r>
      <w:proofErr w:type="spellEnd"/>
      <w:r w:rsidRPr="00751D1F">
        <w:rPr>
          <w:color w:val="0D0D0D" w:themeColor="text1" w:themeTint="F2"/>
        </w:rPr>
        <w:t xml:space="preserve"> </w:t>
      </w:r>
      <w:proofErr w:type="spellStart"/>
      <w:r w:rsidRPr="00751D1F">
        <w:rPr>
          <w:color w:val="0D0D0D" w:themeColor="text1" w:themeTint="F2"/>
        </w:rPr>
        <w:t>Instruction</w:t>
      </w:r>
      <w:proofErr w:type="spellEnd"/>
      <w:r w:rsidRPr="00751D1F">
        <w:rPr>
          <w:color w:val="0D0D0D" w:themeColor="text1" w:themeTint="F2"/>
        </w:rPr>
        <w:t xml:space="preserve"> Set </w:t>
      </w:r>
      <w:proofErr w:type="spellStart"/>
      <w:r w:rsidRPr="00751D1F">
        <w:rPr>
          <w:color w:val="0D0D0D" w:themeColor="text1" w:themeTint="F2"/>
        </w:rPr>
        <w:t>Computer</w:t>
      </w:r>
      <w:proofErr w:type="spellEnd"/>
      <w:r w:rsidRPr="00751D1F">
        <w:rPr>
          <w:color w:val="0D0D0D" w:themeColor="text1" w:themeTint="F2"/>
        </w:rPr>
        <w:t xml:space="preserve"> (x86, ARM)</w:t>
      </w:r>
    </w:p>
    <w:p w14:paraId="47E37D61" w14:textId="56BDF998" w:rsidR="00481CE5" w:rsidRPr="00751D1F" w:rsidRDefault="00481CE5" w:rsidP="00481CE5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RISC – </w:t>
      </w:r>
      <w:proofErr w:type="spellStart"/>
      <w:r w:rsidRPr="00751D1F">
        <w:rPr>
          <w:color w:val="0D0D0D" w:themeColor="text1" w:themeTint="F2"/>
        </w:rPr>
        <w:t>Reduced</w:t>
      </w:r>
      <w:proofErr w:type="spellEnd"/>
      <w:r w:rsidRPr="00751D1F">
        <w:rPr>
          <w:color w:val="0D0D0D" w:themeColor="text1" w:themeTint="F2"/>
        </w:rPr>
        <w:t xml:space="preserve"> </w:t>
      </w:r>
      <w:proofErr w:type="spellStart"/>
      <w:r w:rsidRPr="00751D1F">
        <w:rPr>
          <w:color w:val="0D0D0D" w:themeColor="text1" w:themeTint="F2"/>
        </w:rPr>
        <w:t>Instruction</w:t>
      </w:r>
      <w:proofErr w:type="spellEnd"/>
      <w:r w:rsidRPr="00751D1F">
        <w:rPr>
          <w:color w:val="0D0D0D" w:themeColor="text1" w:themeTint="F2"/>
        </w:rPr>
        <w:t xml:space="preserve"> Set </w:t>
      </w:r>
      <w:proofErr w:type="spellStart"/>
      <w:r w:rsidRPr="00751D1F">
        <w:rPr>
          <w:color w:val="0D0D0D" w:themeColor="text1" w:themeTint="F2"/>
        </w:rPr>
        <w:t>Computer</w:t>
      </w:r>
      <w:proofErr w:type="spellEnd"/>
      <w:r w:rsidRPr="00751D1F">
        <w:rPr>
          <w:color w:val="0D0D0D" w:themeColor="text1" w:themeTint="F2"/>
        </w:rPr>
        <w:t xml:space="preserve"> (MIPS)</w:t>
      </w:r>
    </w:p>
    <w:p w14:paraId="511D214C" w14:textId="5C67C7CE" w:rsidR="00481CE5" w:rsidRPr="00751D1F" w:rsidRDefault="00481CE5" w:rsidP="00481CE5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VLIW – Very </w:t>
      </w:r>
      <w:proofErr w:type="spellStart"/>
      <w:r w:rsidRPr="00751D1F">
        <w:rPr>
          <w:color w:val="0D0D0D" w:themeColor="text1" w:themeTint="F2"/>
        </w:rPr>
        <w:t>Large</w:t>
      </w:r>
      <w:proofErr w:type="spellEnd"/>
      <w:r w:rsidRPr="00751D1F">
        <w:rPr>
          <w:color w:val="0D0D0D" w:themeColor="text1" w:themeTint="F2"/>
        </w:rPr>
        <w:t xml:space="preserve"> </w:t>
      </w:r>
      <w:proofErr w:type="spellStart"/>
      <w:r w:rsidRPr="00751D1F">
        <w:rPr>
          <w:color w:val="0D0D0D" w:themeColor="text1" w:themeTint="F2"/>
        </w:rPr>
        <w:t>Instruction</w:t>
      </w:r>
      <w:proofErr w:type="spellEnd"/>
      <w:r w:rsidRPr="00751D1F">
        <w:rPr>
          <w:color w:val="0D0D0D" w:themeColor="text1" w:themeTint="F2"/>
        </w:rPr>
        <w:t xml:space="preserve"> Word</w:t>
      </w:r>
    </w:p>
    <w:p w14:paraId="14690CD2" w14:textId="72C6D93D" w:rsidR="00481CE5" w:rsidRPr="00751D1F" w:rsidRDefault="00481CE5" w:rsidP="00481CE5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Síťové switche</w:t>
      </w:r>
    </w:p>
    <w:p w14:paraId="5CF77428" w14:textId="298E38A5" w:rsidR="00481CE5" w:rsidRPr="00751D1F" w:rsidRDefault="00481CE5" w:rsidP="00481CE5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Jednodcuhé</w:t>
      </w:r>
      <w:proofErr w:type="spellEnd"/>
      <w:r w:rsidRPr="00751D1F">
        <w:rPr>
          <w:color w:val="0D0D0D" w:themeColor="text1" w:themeTint="F2"/>
        </w:rPr>
        <w:t>, ale účinné</w:t>
      </w:r>
    </w:p>
    <w:p w14:paraId="496D8A02" w14:textId="4B20382E" w:rsidR="006F7DD7" w:rsidRPr="00751D1F" w:rsidRDefault="00481CE5" w:rsidP="006F7DD7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EPIC</w:t>
      </w:r>
      <w:r w:rsidR="006F7DD7" w:rsidRPr="00751D1F">
        <w:rPr>
          <w:color w:val="0D0D0D" w:themeColor="text1" w:themeTint="F2"/>
        </w:rPr>
        <w:t xml:space="preserve"> – </w:t>
      </w:r>
      <w:proofErr w:type="spellStart"/>
      <w:r w:rsidR="006F7DD7" w:rsidRPr="00751D1F">
        <w:rPr>
          <w:color w:val="0D0D0D" w:themeColor="text1" w:themeTint="F2"/>
        </w:rPr>
        <w:t>Explicitly</w:t>
      </w:r>
      <w:proofErr w:type="spellEnd"/>
      <w:r w:rsidR="006F7DD7" w:rsidRPr="00751D1F">
        <w:rPr>
          <w:color w:val="0D0D0D" w:themeColor="text1" w:themeTint="F2"/>
        </w:rPr>
        <w:t xml:space="preserve"> </w:t>
      </w:r>
      <w:proofErr w:type="spellStart"/>
      <w:r w:rsidR="006F7DD7" w:rsidRPr="00751D1F">
        <w:rPr>
          <w:color w:val="0D0D0D" w:themeColor="text1" w:themeTint="F2"/>
        </w:rPr>
        <w:t>parallel</w:t>
      </w:r>
      <w:proofErr w:type="spellEnd"/>
      <w:r w:rsidR="006F7DD7" w:rsidRPr="00751D1F">
        <w:rPr>
          <w:color w:val="0D0D0D" w:themeColor="text1" w:themeTint="F2"/>
        </w:rPr>
        <w:t xml:space="preserve"> </w:t>
      </w:r>
      <w:proofErr w:type="spellStart"/>
      <w:r w:rsidR="006F7DD7" w:rsidRPr="00751D1F">
        <w:rPr>
          <w:color w:val="0D0D0D" w:themeColor="text1" w:themeTint="F2"/>
        </w:rPr>
        <w:t>Instruction</w:t>
      </w:r>
      <w:proofErr w:type="spellEnd"/>
      <w:r w:rsidR="006F7DD7" w:rsidRPr="00751D1F">
        <w:rPr>
          <w:color w:val="0D0D0D" w:themeColor="text1" w:themeTint="F2"/>
        </w:rPr>
        <w:t xml:space="preserve"> </w:t>
      </w:r>
      <w:proofErr w:type="spellStart"/>
      <w:r w:rsidR="006F7DD7" w:rsidRPr="00751D1F">
        <w:rPr>
          <w:color w:val="0D0D0D" w:themeColor="text1" w:themeTint="F2"/>
        </w:rPr>
        <w:t>Computer</w:t>
      </w:r>
      <w:proofErr w:type="spellEnd"/>
    </w:p>
    <w:p w14:paraId="749EFA13" w14:textId="05DC1D3B" w:rsidR="00E6136A" w:rsidRPr="00751D1F" w:rsidRDefault="007627FE" w:rsidP="007627FE">
      <w:pPr>
        <w:pStyle w:val="Nadpis2"/>
        <w:rPr>
          <w:color w:val="0D0D0D" w:themeColor="text1" w:themeTint="F2"/>
        </w:rPr>
      </w:pPr>
      <w:r w:rsidRPr="00751D1F">
        <w:rPr>
          <w:color w:val="0D0D0D" w:themeColor="text1" w:themeTint="F2"/>
        </w:rPr>
        <w:t>Architektura MIPS</w:t>
      </w:r>
    </w:p>
    <w:p w14:paraId="685A0260" w14:textId="0515E5F6" w:rsidR="007627FE" w:rsidRPr="00751D1F" w:rsidRDefault="007627FE" w:rsidP="007627FE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32 32bitových registrů</w:t>
      </w:r>
    </w:p>
    <w:p w14:paraId="3423BDA6" w14:textId="1718ECBB" w:rsidR="007627FE" w:rsidRPr="00751D1F" w:rsidRDefault="007627FE" w:rsidP="007627FE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Nemá zásobník, příznakový registr</w:t>
      </w:r>
    </w:p>
    <w:p w14:paraId="323E7F60" w14:textId="5B8B200D" w:rsidR="007627FE" w:rsidRPr="00751D1F" w:rsidRDefault="007627FE" w:rsidP="007627FE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Jediný registr navíc je PC (program </w:t>
      </w:r>
      <w:proofErr w:type="spellStart"/>
      <w:r w:rsidRPr="00751D1F">
        <w:rPr>
          <w:color w:val="0D0D0D" w:themeColor="text1" w:themeTint="F2"/>
        </w:rPr>
        <w:t>counter</w:t>
      </w:r>
      <w:proofErr w:type="spellEnd"/>
      <w:r w:rsidRPr="00751D1F">
        <w:rPr>
          <w:color w:val="0D0D0D" w:themeColor="text1" w:themeTint="F2"/>
        </w:rPr>
        <w:t>)</w:t>
      </w:r>
    </w:p>
    <w:p w14:paraId="03598059" w14:textId="333870B1" w:rsidR="007627FE" w:rsidRPr="00751D1F" w:rsidRDefault="001E06E1" w:rsidP="007627FE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3</w:t>
      </w:r>
      <w:r w:rsidR="00BD0A18" w:rsidRPr="00751D1F">
        <w:rPr>
          <w:color w:val="0D0D0D" w:themeColor="text1" w:themeTint="F2"/>
        </w:rPr>
        <w:t xml:space="preserve"> adresová architektura</w:t>
      </w:r>
    </w:p>
    <w:p w14:paraId="17480C19" w14:textId="6B2A449B" w:rsidR="00BD0A18" w:rsidRPr="00751D1F" w:rsidRDefault="00BD0A18" w:rsidP="00BD0A18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Instrukce typu ADD $a1,$a2,$a3 – a1 = a2 + a3</w:t>
      </w:r>
    </w:p>
    <w:p w14:paraId="4F96DD47" w14:textId="1D918C54" w:rsidR="00590CF7" w:rsidRPr="00751D1F" w:rsidRDefault="00590CF7" w:rsidP="00590CF7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Délka každé instrukce 32 bitů (</w:t>
      </w:r>
      <w:proofErr w:type="spellStart"/>
      <w:r w:rsidRPr="00751D1F">
        <w:rPr>
          <w:color w:val="0D0D0D" w:themeColor="text1" w:themeTint="F2"/>
        </w:rPr>
        <w:t>intel</w:t>
      </w:r>
      <w:proofErr w:type="spellEnd"/>
      <w:r w:rsidRPr="00751D1F">
        <w:rPr>
          <w:color w:val="0D0D0D" w:themeColor="text1" w:themeTint="F2"/>
        </w:rPr>
        <w:t xml:space="preserve"> 1-15 bytů)</w:t>
      </w:r>
    </w:p>
    <w:p w14:paraId="6A368352" w14:textId="5FAC381E" w:rsidR="00590CF7" w:rsidRPr="00751D1F" w:rsidRDefault="00590CF7" w:rsidP="00590CF7">
      <w:pPr>
        <w:pStyle w:val="Nadpis2"/>
        <w:rPr>
          <w:color w:val="0D0D0D" w:themeColor="text1" w:themeTint="F2"/>
        </w:rPr>
      </w:pPr>
      <w:r w:rsidRPr="00751D1F">
        <w:rPr>
          <w:color w:val="0D0D0D" w:themeColor="text1" w:themeTint="F2"/>
        </w:rPr>
        <w:t>Instrukce</w:t>
      </w:r>
    </w:p>
    <w:p w14:paraId="6CF1B1EF" w14:textId="2D946E91" w:rsidR="00590CF7" w:rsidRPr="00751D1F" w:rsidRDefault="00590CF7" w:rsidP="00590CF7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Překladač </w:t>
      </w:r>
      <w:proofErr w:type="spellStart"/>
      <w:r w:rsidRPr="00751D1F">
        <w:rPr>
          <w:color w:val="0D0D0D" w:themeColor="text1" w:themeTint="F2"/>
        </w:rPr>
        <w:t>assembeler</w:t>
      </w:r>
      <w:proofErr w:type="spellEnd"/>
      <w:r w:rsidRPr="00751D1F">
        <w:rPr>
          <w:color w:val="0D0D0D" w:themeColor="text1" w:themeTint="F2"/>
        </w:rPr>
        <w:t xml:space="preserve"> přeloží textové instrukce do binární podoby</w:t>
      </w:r>
    </w:p>
    <w:p w14:paraId="32627B28" w14:textId="522EB2BD" w:rsidR="00481CE5" w:rsidRPr="00751D1F" w:rsidRDefault="00481CE5" w:rsidP="00481CE5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lastRenderedPageBreak/>
        <w:t xml:space="preserve">Assembler je také </w:t>
      </w:r>
      <w:r w:rsidR="00751D1F" w:rsidRPr="00751D1F">
        <w:rPr>
          <w:color w:val="0D0D0D" w:themeColor="text1" w:themeTint="F2"/>
        </w:rPr>
        <w:t>jazyk</w:t>
      </w:r>
      <w:r w:rsidRPr="00751D1F">
        <w:rPr>
          <w:color w:val="0D0D0D" w:themeColor="text1" w:themeTint="F2"/>
        </w:rPr>
        <w:t xml:space="preserve"> nad strojovým kódem</w:t>
      </w:r>
    </w:p>
    <w:p w14:paraId="7EF6B43F" w14:textId="115FF2F0" w:rsidR="00E2553C" w:rsidRPr="00751D1F" w:rsidRDefault="00E2553C" w:rsidP="000270C4">
      <w:pPr>
        <w:pStyle w:val="Nadpis2"/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Zpracování </w:t>
      </w:r>
      <w:r w:rsidR="00792F54" w:rsidRPr="00751D1F">
        <w:rPr>
          <w:color w:val="0D0D0D" w:themeColor="text1" w:themeTint="F2"/>
        </w:rPr>
        <w:t>instrukcí</w:t>
      </w:r>
    </w:p>
    <w:p w14:paraId="28F7A4B3" w14:textId="3EF16F89" w:rsidR="00792F54" w:rsidRPr="00751D1F" w:rsidRDefault="00792F54" w:rsidP="00792F54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Pipeline</w:t>
      </w:r>
      <w:proofErr w:type="spellEnd"/>
    </w:p>
    <w:p w14:paraId="4F50A65F" w14:textId="5A8CFDA9" w:rsidR="00792F54" w:rsidRPr="00751D1F" w:rsidRDefault="00792F54" w:rsidP="00792F54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Zpracovává se více instrukcí paralelně</w:t>
      </w:r>
      <w:r w:rsidR="0066566B" w:rsidRPr="00751D1F">
        <w:rPr>
          <w:color w:val="0D0D0D" w:themeColor="text1" w:themeTint="F2"/>
        </w:rPr>
        <w:t xml:space="preserve"> (více </w:t>
      </w:r>
      <w:proofErr w:type="spellStart"/>
      <w:r w:rsidR="0066566B" w:rsidRPr="00751D1F">
        <w:rPr>
          <w:color w:val="0D0D0D" w:themeColor="text1" w:themeTint="F2"/>
        </w:rPr>
        <w:t>stages</w:t>
      </w:r>
      <w:proofErr w:type="spellEnd"/>
      <w:r w:rsidR="0066566B" w:rsidRPr="00751D1F">
        <w:rPr>
          <w:color w:val="0D0D0D" w:themeColor="text1" w:themeTint="F2"/>
        </w:rPr>
        <w:t>)</w:t>
      </w:r>
    </w:p>
    <w:p w14:paraId="1845B2D3" w14:textId="6DEC346D" w:rsidR="00792F54" w:rsidRPr="00751D1F" w:rsidRDefault="00792F54" w:rsidP="00792F54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Jedna se načítá, další se vykonává, třetí se ukládá …</w:t>
      </w:r>
    </w:p>
    <w:p w14:paraId="19A4395A" w14:textId="2BBDC194" w:rsidR="0066566B" w:rsidRPr="00751D1F" w:rsidRDefault="0066566B" w:rsidP="0066566B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Pokud mám více </w:t>
      </w:r>
      <w:proofErr w:type="spellStart"/>
      <w:r w:rsidRPr="00751D1F">
        <w:rPr>
          <w:color w:val="0D0D0D" w:themeColor="text1" w:themeTint="F2"/>
        </w:rPr>
        <w:t>pipeline</w:t>
      </w:r>
      <w:proofErr w:type="spellEnd"/>
      <w:r w:rsidRPr="00751D1F">
        <w:rPr>
          <w:color w:val="0D0D0D" w:themeColor="text1" w:themeTint="F2"/>
        </w:rPr>
        <w:t xml:space="preserve"> → více instrukcí najednou</w:t>
      </w:r>
    </w:p>
    <w:p w14:paraId="29B81FA9" w14:textId="166EE8E8" w:rsidR="00B30D84" w:rsidRPr="00751D1F" w:rsidRDefault="007379CC" w:rsidP="0066566B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Asymetrické</w:t>
      </w:r>
    </w:p>
    <w:p w14:paraId="2C1E3CCA" w14:textId="1ECDDC8E" w:rsidR="007379CC" w:rsidRPr="00751D1F" w:rsidRDefault="007379CC" w:rsidP="007379CC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Různé </w:t>
      </w:r>
      <w:proofErr w:type="spellStart"/>
      <w:r w:rsidRPr="00751D1F">
        <w:rPr>
          <w:color w:val="0D0D0D" w:themeColor="text1" w:themeTint="F2"/>
        </w:rPr>
        <w:t>pipeline</w:t>
      </w:r>
      <w:proofErr w:type="spellEnd"/>
      <w:r w:rsidRPr="00751D1F">
        <w:rPr>
          <w:color w:val="0D0D0D" w:themeColor="text1" w:themeTint="F2"/>
        </w:rPr>
        <w:t xml:space="preserve"> umí zpracovávat různé typy instrukcí</w:t>
      </w:r>
    </w:p>
    <w:p w14:paraId="5A92F107" w14:textId="7A705C76" w:rsidR="00DA58A9" w:rsidRPr="00751D1F" w:rsidRDefault="00DA58A9" w:rsidP="00DA58A9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Instrukce se ve výkonných jednotkách zpracovávají v náhodném pořadí</w:t>
      </w:r>
    </w:p>
    <w:p w14:paraId="43981B5F" w14:textId="354F0848" w:rsidR="00DA58A9" w:rsidRPr="00751D1F" w:rsidRDefault="00993B75" w:rsidP="00DA58A9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Různé instrukce patří do různých jednotek</w:t>
      </w:r>
    </w:p>
    <w:p w14:paraId="33FD8122" w14:textId="39EAFCED" w:rsidR="00993B75" w:rsidRPr="00751D1F" w:rsidRDefault="00993B75" w:rsidP="00993B75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Dělené např. na práci s pamětí, logické operace …</w:t>
      </w:r>
    </w:p>
    <w:p w14:paraId="06F5DFC0" w14:textId="77777777" w:rsidR="00993B75" w:rsidRPr="00751D1F" w:rsidRDefault="00993B75" w:rsidP="00993B75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</w:p>
    <w:p w14:paraId="28A55E95" w14:textId="3D4469E2" w:rsidR="00590CF7" w:rsidRPr="00751D1F" w:rsidRDefault="000270C4" w:rsidP="000270C4">
      <w:pPr>
        <w:pStyle w:val="Nadpis1"/>
        <w:rPr>
          <w:color w:val="0D0D0D" w:themeColor="text1" w:themeTint="F2"/>
        </w:rPr>
      </w:pPr>
      <w:r w:rsidRPr="00751D1F">
        <w:rPr>
          <w:color w:val="0D0D0D" w:themeColor="text1" w:themeTint="F2"/>
        </w:rPr>
        <w:t>Paměť</w:t>
      </w:r>
    </w:p>
    <w:p w14:paraId="049EE2CA" w14:textId="47D45926" w:rsidR="000270C4" w:rsidRPr="00751D1F" w:rsidRDefault="002F2AE0" w:rsidP="000270C4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  <w:lang w:val="en-US"/>
        </w:rPr>
        <w:t>Data v pam</w:t>
      </w:r>
      <w:proofErr w:type="spellStart"/>
      <w:r w:rsidRPr="00751D1F">
        <w:rPr>
          <w:color w:val="0D0D0D" w:themeColor="text1" w:themeTint="F2"/>
        </w:rPr>
        <w:t>ěti</w:t>
      </w:r>
      <w:proofErr w:type="spellEnd"/>
      <w:r w:rsidRPr="00751D1F">
        <w:rPr>
          <w:color w:val="0D0D0D" w:themeColor="text1" w:themeTint="F2"/>
        </w:rPr>
        <w:t xml:space="preserve"> </w:t>
      </w:r>
      <w:r w:rsidR="00751D1F" w:rsidRPr="00751D1F">
        <w:rPr>
          <w:color w:val="0D0D0D" w:themeColor="text1" w:themeTint="F2"/>
        </w:rPr>
        <w:t>uložena</w:t>
      </w:r>
      <w:r w:rsidRPr="00751D1F">
        <w:rPr>
          <w:color w:val="0D0D0D" w:themeColor="text1" w:themeTint="F2"/>
        </w:rPr>
        <w:t xml:space="preserve"> v bitech</w:t>
      </w:r>
    </w:p>
    <w:p w14:paraId="08A85136" w14:textId="7ED735AF" w:rsidR="002F2AE0" w:rsidRPr="00751D1F" w:rsidRDefault="002F2AE0" w:rsidP="000270C4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Bity sdruženy do slov pevné délky</w:t>
      </w:r>
    </w:p>
    <w:p w14:paraId="213375D5" w14:textId="728C065D" w:rsidR="002F2AE0" w:rsidRPr="00751D1F" w:rsidRDefault="002F2AE0" w:rsidP="000270C4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Každé slovo je přístupn</w:t>
      </w:r>
      <w:r w:rsidR="00CC1A14" w:rsidRPr="00751D1F">
        <w:rPr>
          <w:color w:val="0D0D0D" w:themeColor="text1" w:themeTint="F2"/>
        </w:rPr>
        <w:t xml:space="preserve">é pod </w:t>
      </w:r>
      <w:proofErr w:type="spellStart"/>
      <w:r w:rsidR="00CC1A14" w:rsidRPr="00751D1F">
        <w:rPr>
          <w:color w:val="0D0D0D" w:themeColor="text1" w:themeTint="F2"/>
        </w:rPr>
        <w:t>Nbitovou</w:t>
      </w:r>
      <w:proofErr w:type="spellEnd"/>
      <w:r w:rsidR="00CC1A14" w:rsidRPr="00751D1F">
        <w:rPr>
          <w:color w:val="0D0D0D" w:themeColor="text1" w:themeTint="F2"/>
        </w:rPr>
        <w:t xml:space="preserve"> adresou</w:t>
      </w:r>
    </w:p>
    <w:p w14:paraId="00DD0E55" w14:textId="4E6F134C" w:rsidR="00CC1A14" w:rsidRPr="00751D1F" w:rsidRDefault="00CC1A14" w:rsidP="00CC1A14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→ lze uložit 2</w:t>
      </w:r>
      <w:r w:rsidRPr="00751D1F">
        <w:rPr>
          <w:color w:val="0D0D0D" w:themeColor="text1" w:themeTint="F2"/>
          <w:vertAlign w:val="superscript"/>
        </w:rPr>
        <w:t>n</w:t>
      </w:r>
      <w:r w:rsidRPr="00751D1F">
        <w:rPr>
          <w:color w:val="0D0D0D" w:themeColor="text1" w:themeTint="F2"/>
        </w:rPr>
        <w:t xml:space="preserve"> slov</w:t>
      </w:r>
    </w:p>
    <w:p w14:paraId="16441D09" w14:textId="41E4C9C3" w:rsidR="00B34712" w:rsidRPr="00751D1F" w:rsidRDefault="00B34712" w:rsidP="00B34712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Typické slovo dnes je byte – 8 bitů</w:t>
      </w:r>
    </w:p>
    <w:p w14:paraId="011D04F3" w14:textId="54AAF678" w:rsidR="008677EE" w:rsidRPr="00751D1F" w:rsidRDefault="008677EE" w:rsidP="00B34712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Adresový prostor </w:t>
      </w:r>
      <w:r w:rsidR="001A7442" w:rsidRPr="00751D1F">
        <w:rPr>
          <w:color w:val="0D0D0D" w:themeColor="text1" w:themeTint="F2"/>
        </w:rPr>
        <w:t>–</w:t>
      </w:r>
      <w:r w:rsidRPr="00751D1F">
        <w:rPr>
          <w:color w:val="0D0D0D" w:themeColor="text1" w:themeTint="F2"/>
        </w:rPr>
        <w:t xml:space="preserve"> </w:t>
      </w:r>
      <w:r w:rsidR="001A7442" w:rsidRPr="00751D1F">
        <w:rPr>
          <w:color w:val="0D0D0D" w:themeColor="text1" w:themeTint="F2"/>
        </w:rPr>
        <w:t>rozsah 0-2</w:t>
      </w:r>
      <w:r w:rsidR="001A7442" w:rsidRPr="00751D1F">
        <w:rPr>
          <w:color w:val="0D0D0D" w:themeColor="text1" w:themeTint="F2"/>
          <w:vertAlign w:val="superscript"/>
        </w:rPr>
        <w:t>n</w:t>
      </w:r>
      <w:r w:rsidR="001A7442" w:rsidRPr="00751D1F">
        <w:rPr>
          <w:color w:val="0D0D0D" w:themeColor="text1" w:themeTint="F2"/>
        </w:rPr>
        <w:t>-1</w:t>
      </w:r>
    </w:p>
    <w:p w14:paraId="3DBE31B6" w14:textId="504604B3" w:rsidR="004A4F9F" w:rsidRPr="00751D1F" w:rsidRDefault="004A4F9F" w:rsidP="00B34712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V praxi se adresa (např. 32bitová) rozloží </w:t>
      </w:r>
      <w:r w:rsidR="00BB40D2" w:rsidRPr="00751D1F">
        <w:rPr>
          <w:color w:val="0D0D0D" w:themeColor="text1" w:themeTint="F2"/>
        </w:rPr>
        <w:t>pro určení konkrétní pozice buňky</w:t>
      </w:r>
    </w:p>
    <w:p w14:paraId="292F2105" w14:textId="48F3B623" w:rsidR="00BB40D2" w:rsidRPr="00751D1F" w:rsidRDefault="00BB40D2" w:rsidP="00BB40D2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Row</w:t>
      </w:r>
      <w:proofErr w:type="spellEnd"/>
      <w:r w:rsidRPr="00751D1F">
        <w:rPr>
          <w:color w:val="0D0D0D" w:themeColor="text1" w:themeTint="F2"/>
        </w:rPr>
        <w:t xml:space="preserve"> (14bits), Bank(3bits), </w:t>
      </w:r>
      <w:proofErr w:type="spellStart"/>
      <w:r w:rsidRPr="00751D1F">
        <w:rPr>
          <w:color w:val="0D0D0D" w:themeColor="text1" w:themeTint="F2"/>
        </w:rPr>
        <w:t>Column</w:t>
      </w:r>
      <w:proofErr w:type="spellEnd"/>
      <w:r w:rsidRPr="00751D1F">
        <w:rPr>
          <w:color w:val="0D0D0D" w:themeColor="text1" w:themeTint="F2"/>
        </w:rPr>
        <w:t>(11bits)</w:t>
      </w:r>
      <w:r w:rsidR="007967DD" w:rsidRPr="00751D1F">
        <w:rPr>
          <w:color w:val="0D0D0D" w:themeColor="text1" w:themeTint="F2"/>
        </w:rPr>
        <w:t xml:space="preserve">, </w:t>
      </w:r>
      <w:proofErr w:type="spellStart"/>
      <w:r w:rsidR="007967DD" w:rsidRPr="00751D1F">
        <w:rPr>
          <w:color w:val="0D0D0D" w:themeColor="text1" w:themeTint="F2"/>
        </w:rPr>
        <w:t>byteInBus</w:t>
      </w:r>
      <w:proofErr w:type="spellEnd"/>
      <w:r w:rsidR="007967DD" w:rsidRPr="00751D1F">
        <w:rPr>
          <w:color w:val="0D0D0D" w:themeColor="text1" w:themeTint="F2"/>
        </w:rPr>
        <w:t>(3bits)</w:t>
      </w:r>
    </w:p>
    <w:p w14:paraId="489F31AF" w14:textId="716C7F68" w:rsidR="0091081F" w:rsidRPr="00751D1F" w:rsidRDefault="0091081F" w:rsidP="0091081F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Přístup na řádku je pomalý, ale přesun mezi sloupci je rychlejší</w:t>
      </w:r>
    </w:p>
    <w:p w14:paraId="6A60A008" w14:textId="44DD3A96" w:rsidR="0091081F" w:rsidRPr="00751D1F" w:rsidRDefault="0091081F" w:rsidP="0091081F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Přesun mezi sloup</w:t>
      </w:r>
      <w:r w:rsidR="00274A81" w:rsidRPr="00751D1F">
        <w:rPr>
          <w:color w:val="0D0D0D" w:themeColor="text1" w:themeTint="F2"/>
        </w:rPr>
        <w:t>ci</w:t>
      </w:r>
      <w:r w:rsidRPr="00751D1F">
        <w:rPr>
          <w:color w:val="0D0D0D" w:themeColor="text1" w:themeTint="F2"/>
        </w:rPr>
        <w:t xml:space="preserve"> odpovídá sekvenčnímu čtení</w:t>
      </w:r>
    </w:p>
    <w:p w14:paraId="761D6175" w14:textId="45B76922" w:rsidR="00B96805" w:rsidRPr="00751D1F" w:rsidRDefault="00B96805" w:rsidP="00B96805">
      <w:pPr>
        <w:pStyle w:val="Nadpis2"/>
        <w:rPr>
          <w:color w:val="0D0D0D" w:themeColor="text1" w:themeTint="F2"/>
        </w:rPr>
      </w:pPr>
      <w:r w:rsidRPr="00751D1F">
        <w:rPr>
          <w:color w:val="0D0D0D" w:themeColor="text1" w:themeTint="F2"/>
        </w:rPr>
        <w:t>Reprezentace dat</w:t>
      </w:r>
    </w:p>
    <w:p w14:paraId="284911CC" w14:textId="385163FB" w:rsidR="00B96805" w:rsidRPr="00751D1F" w:rsidRDefault="00B96805" w:rsidP="00B96805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Celá čísla</w:t>
      </w:r>
    </w:p>
    <w:p w14:paraId="25755DFD" w14:textId="54066DF1" w:rsidR="00B96805" w:rsidRPr="00751D1F" w:rsidRDefault="00B96805" w:rsidP="00B96805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Dvojkový doplněk</w:t>
      </w:r>
    </w:p>
    <w:p w14:paraId="1172E148" w14:textId="44055E74" w:rsidR="00B96805" w:rsidRPr="00751D1F" w:rsidRDefault="00B96805" w:rsidP="00B96805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Desetinná čísla</w:t>
      </w:r>
    </w:p>
    <w:p w14:paraId="1D05577E" w14:textId="4C5DE396" w:rsidR="00B96805" w:rsidRPr="00751D1F" w:rsidRDefault="00B96805" w:rsidP="00B96805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IEEE 754</w:t>
      </w:r>
    </w:p>
    <w:p w14:paraId="48F0C75C" w14:textId="2E02A384" w:rsidR="00B96805" w:rsidRPr="00751D1F" w:rsidRDefault="00B96805" w:rsidP="00B96805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Endianita</w:t>
      </w:r>
      <w:proofErr w:type="spellEnd"/>
    </w:p>
    <w:p w14:paraId="3647CBD5" w14:textId="289ED666" w:rsidR="00B96805" w:rsidRPr="00751D1F" w:rsidRDefault="00B06563" w:rsidP="00B96805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Little-endian</w:t>
      </w:r>
      <w:proofErr w:type="spellEnd"/>
    </w:p>
    <w:p w14:paraId="7093D26E" w14:textId="177CCC03" w:rsidR="00B06563" w:rsidRPr="00751D1F" w:rsidRDefault="00B06563" w:rsidP="00B06563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Na nejnižší adrese je </w:t>
      </w:r>
      <w:r w:rsidR="00204424" w:rsidRPr="00751D1F">
        <w:rPr>
          <w:color w:val="0D0D0D" w:themeColor="text1" w:themeTint="F2"/>
        </w:rPr>
        <w:t>nejméně významný byte</w:t>
      </w:r>
    </w:p>
    <w:p w14:paraId="29AB3CA6" w14:textId="74545495" w:rsidR="00204424" w:rsidRPr="00751D1F" w:rsidRDefault="00204424" w:rsidP="00204424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Big-</w:t>
      </w:r>
      <w:proofErr w:type="spellStart"/>
      <w:r w:rsidRPr="00751D1F">
        <w:rPr>
          <w:color w:val="0D0D0D" w:themeColor="text1" w:themeTint="F2"/>
        </w:rPr>
        <w:t>endian</w:t>
      </w:r>
      <w:proofErr w:type="spellEnd"/>
    </w:p>
    <w:p w14:paraId="623DCDC4" w14:textId="62460F25" w:rsidR="006E1000" w:rsidRPr="00751D1F" w:rsidRDefault="006E1000" w:rsidP="006E1000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Většina zařízení Big-</w:t>
      </w:r>
      <w:proofErr w:type="spellStart"/>
      <w:r w:rsidRPr="00751D1F">
        <w:rPr>
          <w:color w:val="0D0D0D" w:themeColor="text1" w:themeTint="F2"/>
        </w:rPr>
        <w:t>endian</w:t>
      </w:r>
      <w:proofErr w:type="spellEnd"/>
      <w:r w:rsidRPr="00751D1F">
        <w:rPr>
          <w:color w:val="0D0D0D" w:themeColor="text1" w:themeTint="F2"/>
        </w:rPr>
        <w:t xml:space="preserve">, Intel </w:t>
      </w:r>
      <w:proofErr w:type="spellStart"/>
      <w:r w:rsidRPr="00751D1F">
        <w:rPr>
          <w:color w:val="0D0D0D" w:themeColor="text1" w:themeTint="F2"/>
        </w:rPr>
        <w:t>little-endian</w:t>
      </w:r>
      <w:proofErr w:type="spellEnd"/>
    </w:p>
    <w:p w14:paraId="34BFEA57" w14:textId="4F40BE35" w:rsidR="006E1000" w:rsidRPr="00751D1F" w:rsidRDefault="006E1000" w:rsidP="006E1000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Nutné hlídat </w:t>
      </w:r>
      <w:proofErr w:type="spellStart"/>
      <w:r w:rsidRPr="00751D1F">
        <w:rPr>
          <w:color w:val="0D0D0D" w:themeColor="text1" w:themeTint="F2"/>
        </w:rPr>
        <w:t>endianitu</w:t>
      </w:r>
      <w:proofErr w:type="spellEnd"/>
      <w:r w:rsidRPr="00751D1F">
        <w:rPr>
          <w:color w:val="0D0D0D" w:themeColor="text1" w:themeTint="F2"/>
        </w:rPr>
        <w:t xml:space="preserve"> při přenosu dat (síťování, </w:t>
      </w:r>
      <w:r w:rsidR="0013196C" w:rsidRPr="00751D1F">
        <w:rPr>
          <w:color w:val="0D0D0D" w:themeColor="text1" w:themeTint="F2"/>
        </w:rPr>
        <w:t>úložiště</w:t>
      </w:r>
      <w:r w:rsidRPr="00751D1F">
        <w:rPr>
          <w:color w:val="0D0D0D" w:themeColor="text1" w:themeTint="F2"/>
        </w:rPr>
        <w:t>)</w:t>
      </w:r>
    </w:p>
    <w:p w14:paraId="01CDD6F1" w14:textId="6F6075C1" w:rsidR="0013196C" w:rsidRPr="00751D1F" w:rsidRDefault="0013196C" w:rsidP="00126687">
      <w:pPr>
        <w:pStyle w:val="Nadpis2"/>
        <w:rPr>
          <w:color w:val="0D0D0D" w:themeColor="text1" w:themeTint="F2"/>
        </w:rPr>
      </w:pPr>
      <w:r w:rsidRPr="00751D1F">
        <w:rPr>
          <w:rStyle w:val="Nadpis3Char"/>
          <w:b/>
          <w:color w:val="0D0D0D" w:themeColor="text1" w:themeTint="F2"/>
          <w:sz w:val="26"/>
          <w:szCs w:val="26"/>
        </w:rPr>
        <w:t>Zarovnání</w:t>
      </w:r>
      <w:r w:rsidRPr="00751D1F">
        <w:rPr>
          <w:color w:val="0D0D0D" w:themeColor="text1" w:themeTint="F2"/>
        </w:rPr>
        <w:t xml:space="preserve"> paměti</w:t>
      </w:r>
    </w:p>
    <w:p w14:paraId="629263CC" w14:textId="207C4369" w:rsidR="0013196C" w:rsidRPr="00751D1F" w:rsidRDefault="005724B0" w:rsidP="00126687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Adresy proměnných musí ležet na násobku velikost té proměnné</w:t>
      </w:r>
    </w:p>
    <w:p w14:paraId="5A32CF50" w14:textId="38F127A0" w:rsidR="005971E5" w:rsidRPr="00751D1F" w:rsidRDefault="005971E5" w:rsidP="00126687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Vnitřní zarovnání</w:t>
      </w:r>
    </w:p>
    <w:p w14:paraId="619F1AC2" w14:textId="1709A561" w:rsidR="005971E5" w:rsidRPr="00751D1F" w:rsidRDefault="005971E5" w:rsidP="00126687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Zarovnání mezi atributy jedné struktury</w:t>
      </w:r>
    </w:p>
    <w:p w14:paraId="681A3F65" w14:textId="0518FFD5" w:rsidR="005971E5" w:rsidRPr="00751D1F" w:rsidRDefault="005971E5" w:rsidP="00126687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Vnější zarovnání</w:t>
      </w:r>
    </w:p>
    <w:p w14:paraId="2B1B40BB" w14:textId="43CB3783" w:rsidR="005971E5" w:rsidRPr="00751D1F" w:rsidRDefault="00301687" w:rsidP="00126687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Přidání zarovnání na konec struktury v poli</w:t>
      </w:r>
    </w:p>
    <w:p w14:paraId="702C730A" w14:textId="6E8930E9" w:rsidR="00301687" w:rsidRPr="00751D1F" w:rsidRDefault="00301687" w:rsidP="00126687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Konec struktury musí být na násobku největšího typu ve struktuře</w:t>
      </w:r>
    </w:p>
    <w:p w14:paraId="20264D36" w14:textId="00CF427A" w:rsidR="00126687" w:rsidRPr="00751D1F" w:rsidRDefault="00126687" w:rsidP="00126687">
      <w:pPr>
        <w:pStyle w:val="Nadpis2"/>
        <w:rPr>
          <w:color w:val="0D0D0D" w:themeColor="text1" w:themeTint="F2"/>
        </w:rPr>
      </w:pPr>
      <w:r w:rsidRPr="00751D1F">
        <w:rPr>
          <w:color w:val="0D0D0D" w:themeColor="text1" w:themeTint="F2"/>
        </w:rPr>
        <w:t>Alokace paměti</w:t>
      </w:r>
    </w:p>
    <w:p w14:paraId="66E80809" w14:textId="332A40FB" w:rsidR="00126687" w:rsidRPr="00751D1F" w:rsidRDefault="002D3551" w:rsidP="00126687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Program si vyžádá od operačního systému úsek paměti</w:t>
      </w:r>
    </w:p>
    <w:p w14:paraId="770BB2D3" w14:textId="424C2D27" w:rsidR="00C81080" w:rsidRPr="00751D1F" w:rsidRDefault="00C81080" w:rsidP="00126687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Např. klíčové slovo </w:t>
      </w:r>
      <w:proofErr w:type="spellStart"/>
      <w:r w:rsidRPr="00751D1F">
        <w:rPr>
          <w:color w:val="0D0D0D" w:themeColor="text1" w:themeTint="F2"/>
        </w:rPr>
        <w:t>new</w:t>
      </w:r>
      <w:proofErr w:type="spellEnd"/>
      <w:r w:rsidRPr="00751D1F">
        <w:rPr>
          <w:color w:val="0D0D0D" w:themeColor="text1" w:themeTint="F2"/>
        </w:rPr>
        <w:t xml:space="preserve"> mi přidělí kus paměti – adresu</w:t>
      </w:r>
    </w:p>
    <w:p w14:paraId="45AE192D" w14:textId="2A341509" w:rsidR="006E3734" w:rsidRPr="00751D1F" w:rsidRDefault="006E3734" w:rsidP="006E3734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lastRenderedPageBreak/>
        <w:t>Uvolňování paměti</w:t>
      </w:r>
    </w:p>
    <w:p w14:paraId="2B17C0EE" w14:textId="52D5AD5B" w:rsidR="006E3734" w:rsidRPr="00751D1F" w:rsidRDefault="006E3734" w:rsidP="006E3734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Explicitní C, C++</w:t>
      </w:r>
    </w:p>
    <w:p w14:paraId="6A684ACE" w14:textId="374AAD10" w:rsidR="006E3734" w:rsidRPr="00751D1F" w:rsidRDefault="006E3734" w:rsidP="006E3734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Garbage</w:t>
      </w:r>
      <w:proofErr w:type="spellEnd"/>
      <w:r w:rsidRPr="00751D1F">
        <w:rPr>
          <w:color w:val="0D0D0D" w:themeColor="text1" w:themeTint="F2"/>
        </w:rPr>
        <w:t xml:space="preserve"> </w:t>
      </w:r>
      <w:proofErr w:type="spellStart"/>
      <w:r w:rsidRPr="00751D1F">
        <w:rPr>
          <w:color w:val="0D0D0D" w:themeColor="text1" w:themeTint="F2"/>
        </w:rPr>
        <w:t>collector</w:t>
      </w:r>
      <w:proofErr w:type="spellEnd"/>
    </w:p>
    <w:p w14:paraId="46DE1342" w14:textId="1D1CE03A" w:rsidR="00447881" w:rsidRPr="00751D1F" w:rsidRDefault="00447881" w:rsidP="00447881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Fragmentace paměti</w:t>
      </w:r>
    </w:p>
    <w:p w14:paraId="77D2E01E" w14:textId="6DBFCBA1" w:rsidR="00447881" w:rsidRPr="00751D1F" w:rsidRDefault="00F51BC0" w:rsidP="00447881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Interní</w:t>
      </w:r>
    </w:p>
    <w:p w14:paraId="71F3E216" w14:textId="59207768" w:rsidR="00F51BC0" w:rsidRPr="00751D1F" w:rsidRDefault="00F51BC0" w:rsidP="00F51BC0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Runtime </w:t>
      </w:r>
      <w:r w:rsidR="001773AF" w:rsidRPr="00751D1F">
        <w:rPr>
          <w:color w:val="0D0D0D" w:themeColor="text1" w:themeTint="F2"/>
        </w:rPr>
        <w:t>přiděluje programu paměť po blocích, např. 64 bytů</w:t>
      </w:r>
    </w:p>
    <w:p w14:paraId="4D91BD47" w14:textId="5D49580D" w:rsidR="001773AF" w:rsidRPr="00751D1F" w:rsidRDefault="001773AF" w:rsidP="00F51BC0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Ne vždy využívám celý blok</w:t>
      </w:r>
    </w:p>
    <w:p w14:paraId="61C3CC81" w14:textId="37C40330" w:rsidR="001773AF" w:rsidRPr="00751D1F" w:rsidRDefault="001773AF" w:rsidP="001773AF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Extern</w:t>
      </w:r>
      <w:r w:rsidR="00466BF1" w:rsidRPr="00751D1F">
        <w:rPr>
          <w:color w:val="0D0D0D" w:themeColor="text1" w:themeTint="F2"/>
        </w:rPr>
        <w:t>í</w:t>
      </w:r>
    </w:p>
    <w:p w14:paraId="75BB2B44" w14:textId="3542713A" w:rsidR="00466BF1" w:rsidRPr="00751D1F" w:rsidRDefault="00466BF1" w:rsidP="00466BF1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Nevyužitá paměť se hromadí v nevyužitých blocích</w:t>
      </w:r>
    </w:p>
    <w:p w14:paraId="50FE84E0" w14:textId="52FAC3DE" w:rsidR="00B47211" w:rsidRPr="00751D1F" w:rsidRDefault="00B47211" w:rsidP="00B47211">
      <w:pPr>
        <w:pStyle w:val="Nadpis3"/>
        <w:rPr>
          <w:color w:val="0D0D0D" w:themeColor="text1" w:themeTint="F2"/>
        </w:rPr>
      </w:pPr>
      <w:r w:rsidRPr="00751D1F">
        <w:rPr>
          <w:color w:val="0D0D0D" w:themeColor="text1" w:themeTint="F2"/>
        </w:rPr>
        <w:t>Algoritmy pro</w:t>
      </w:r>
      <w:r w:rsidR="00F94BB0" w:rsidRPr="00751D1F">
        <w:rPr>
          <w:color w:val="0D0D0D" w:themeColor="text1" w:themeTint="F2"/>
        </w:rPr>
        <w:t xml:space="preserve"> dynamickou</w:t>
      </w:r>
      <w:r w:rsidRPr="00751D1F">
        <w:rPr>
          <w:color w:val="0D0D0D" w:themeColor="text1" w:themeTint="F2"/>
        </w:rPr>
        <w:t xml:space="preserve"> alokaci</w:t>
      </w:r>
      <w:r w:rsidR="00AC7BF3" w:rsidRPr="00751D1F">
        <w:rPr>
          <w:color w:val="0D0D0D" w:themeColor="text1" w:themeTint="F2"/>
        </w:rPr>
        <w:t xml:space="preserve"> </w:t>
      </w:r>
      <w:r w:rsidRPr="00751D1F">
        <w:rPr>
          <w:color w:val="0D0D0D" w:themeColor="text1" w:themeTint="F2"/>
        </w:rPr>
        <w:t>paměti</w:t>
      </w:r>
    </w:p>
    <w:p w14:paraId="189634F0" w14:textId="12C63622" w:rsidR="00F94BB0" w:rsidRPr="00751D1F" w:rsidRDefault="00F94BB0" w:rsidP="001B45AE">
      <w:pPr>
        <w:pStyle w:val="Odstavecseseznamem"/>
        <w:numPr>
          <w:ilvl w:val="0"/>
          <w:numId w:val="1"/>
        </w:numPr>
        <w:rPr>
          <w:b/>
          <w:bCs/>
          <w:color w:val="0D0D0D" w:themeColor="text1" w:themeTint="F2"/>
        </w:rPr>
      </w:pPr>
      <w:r w:rsidRPr="00751D1F">
        <w:rPr>
          <w:b/>
          <w:bCs/>
          <w:color w:val="0D0D0D" w:themeColor="text1" w:themeTint="F2"/>
        </w:rPr>
        <w:t>U zkoušky!!!!</w:t>
      </w:r>
    </w:p>
    <w:p w14:paraId="4CF1F7BA" w14:textId="7938F183" w:rsidR="00B47211" w:rsidRPr="00751D1F" w:rsidRDefault="001B45AE" w:rsidP="001B45AE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FirstFit</w:t>
      </w:r>
      <w:proofErr w:type="spellEnd"/>
    </w:p>
    <w:p w14:paraId="2D3AD3F5" w14:textId="3B68A80E" w:rsidR="001B45AE" w:rsidRPr="00751D1F" w:rsidRDefault="00025DA6" w:rsidP="00025DA6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NextFit</w:t>
      </w:r>
      <w:proofErr w:type="spellEnd"/>
    </w:p>
    <w:p w14:paraId="3903FB00" w14:textId="34FA0A50" w:rsidR="0019683D" w:rsidRPr="00751D1F" w:rsidRDefault="0019683D" w:rsidP="0019683D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Pamatuje si </w:t>
      </w:r>
      <w:r w:rsidR="00560AA3" w:rsidRPr="00751D1F">
        <w:rPr>
          <w:color w:val="0D0D0D" w:themeColor="text1" w:themeTint="F2"/>
        </w:rPr>
        <w:t>předchozí pozici</w:t>
      </w:r>
    </w:p>
    <w:p w14:paraId="272F962F" w14:textId="59550540" w:rsidR="00025DA6" w:rsidRPr="00751D1F" w:rsidRDefault="00025DA6" w:rsidP="00025DA6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BestFit</w:t>
      </w:r>
      <w:proofErr w:type="spellEnd"/>
    </w:p>
    <w:p w14:paraId="2DB75E90" w14:textId="776A7839" w:rsidR="00025DA6" w:rsidRPr="00751D1F" w:rsidRDefault="00025DA6" w:rsidP="00025DA6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RowstFit</w:t>
      </w:r>
      <w:proofErr w:type="spellEnd"/>
    </w:p>
    <w:p w14:paraId="4A9328C1" w14:textId="0CDC68A8" w:rsidR="00560AA3" w:rsidRPr="00751D1F" w:rsidRDefault="00560AA3" w:rsidP="00560AA3">
      <w:pPr>
        <w:pStyle w:val="Nadpis3"/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Buddy</w:t>
      </w:r>
      <w:proofErr w:type="spellEnd"/>
      <w:r w:rsidRPr="00751D1F">
        <w:rPr>
          <w:color w:val="0D0D0D" w:themeColor="text1" w:themeTint="F2"/>
        </w:rPr>
        <w:t xml:space="preserve"> </w:t>
      </w:r>
      <w:proofErr w:type="spellStart"/>
      <w:r w:rsidRPr="00751D1F">
        <w:rPr>
          <w:color w:val="0D0D0D" w:themeColor="text1" w:themeTint="F2"/>
        </w:rPr>
        <w:t>memory</w:t>
      </w:r>
      <w:proofErr w:type="spellEnd"/>
      <w:r w:rsidRPr="00751D1F">
        <w:rPr>
          <w:color w:val="0D0D0D" w:themeColor="text1" w:themeTint="F2"/>
        </w:rPr>
        <w:t xml:space="preserve"> </w:t>
      </w:r>
      <w:proofErr w:type="spellStart"/>
      <w:r w:rsidRPr="00751D1F">
        <w:rPr>
          <w:color w:val="0D0D0D" w:themeColor="text1" w:themeTint="F2"/>
        </w:rPr>
        <w:t>alocation</w:t>
      </w:r>
      <w:proofErr w:type="spellEnd"/>
    </w:p>
    <w:p w14:paraId="7EA7A07C" w14:textId="4C1D408D" w:rsidR="00560AA3" w:rsidRPr="00751D1F" w:rsidRDefault="00465A97" w:rsidP="00560AA3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Používá bloky velikosti 2</w:t>
      </w:r>
      <w:r w:rsidRPr="00751D1F">
        <w:rPr>
          <w:color w:val="0D0D0D" w:themeColor="text1" w:themeTint="F2"/>
          <w:vertAlign w:val="superscript"/>
        </w:rPr>
        <w:t>n</w:t>
      </w:r>
    </w:p>
    <w:p w14:paraId="19423884" w14:textId="3BE699B4" w:rsidR="009F329C" w:rsidRPr="00751D1F" w:rsidRDefault="009F329C" w:rsidP="00560AA3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Slučuje volné bloky paměti do dvojic </w:t>
      </w:r>
      <w:r w:rsidR="00FA782E" w:rsidRPr="00751D1F">
        <w:rPr>
          <w:color w:val="0D0D0D" w:themeColor="text1" w:themeTint="F2"/>
        </w:rPr>
        <w:t>–</w:t>
      </w:r>
      <w:r w:rsidRPr="00751D1F">
        <w:rPr>
          <w:color w:val="0D0D0D" w:themeColor="text1" w:themeTint="F2"/>
        </w:rPr>
        <w:t xml:space="preserve"> </w:t>
      </w:r>
      <w:proofErr w:type="spellStart"/>
      <w:r w:rsidRPr="00751D1F">
        <w:rPr>
          <w:color w:val="0D0D0D" w:themeColor="text1" w:themeTint="F2"/>
        </w:rPr>
        <w:t>buddy</w:t>
      </w:r>
      <w:proofErr w:type="spellEnd"/>
    </w:p>
    <w:p w14:paraId="18A354D3" w14:textId="06765551" w:rsidR="004718B0" w:rsidRPr="00751D1F" w:rsidRDefault="004718B0" w:rsidP="004718B0">
      <w:pPr>
        <w:pStyle w:val="Nadpis3"/>
        <w:rPr>
          <w:color w:val="0D0D0D" w:themeColor="text1" w:themeTint="F2"/>
        </w:rPr>
      </w:pPr>
      <w:r w:rsidRPr="00751D1F">
        <w:rPr>
          <w:color w:val="0D0D0D" w:themeColor="text1" w:themeTint="F2"/>
        </w:rPr>
        <w:t>Hierarchie paměti</w:t>
      </w:r>
    </w:p>
    <w:p w14:paraId="04B3B1B0" w14:textId="35013A5A" w:rsidR="004718B0" w:rsidRPr="00751D1F" w:rsidRDefault="004718B0" w:rsidP="004718B0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noProof/>
          <w:color w:val="0D0D0D" w:themeColor="text1" w:themeTint="F2"/>
        </w:rPr>
        <w:drawing>
          <wp:inline distT="0" distB="0" distL="0" distR="0" wp14:anchorId="24A8D647" wp14:editId="244638E4">
            <wp:extent cx="4861832" cy="2743200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8301" cy="276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5907" w14:textId="43A284C4" w:rsidR="004718B0" w:rsidRPr="00751D1F" w:rsidRDefault="004718B0" w:rsidP="004718B0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Reg</w:t>
      </w:r>
      <w:proofErr w:type="spellEnd"/>
    </w:p>
    <w:p w14:paraId="4CCC21F4" w14:textId="0C064BC4" w:rsidR="004718B0" w:rsidRPr="00751D1F" w:rsidRDefault="004718B0" w:rsidP="004718B0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Rychlé</w:t>
      </w:r>
    </w:p>
    <w:p w14:paraId="68956622" w14:textId="7F228266" w:rsidR="004718B0" w:rsidRPr="00751D1F" w:rsidRDefault="004718B0" w:rsidP="004718B0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Velikost řádově 100B</w:t>
      </w:r>
    </w:p>
    <w:p w14:paraId="69F16CED" w14:textId="6925AC2A" w:rsidR="004718B0" w:rsidRPr="00751D1F" w:rsidRDefault="004718B0" w:rsidP="004718B0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Přítup</w:t>
      </w:r>
      <w:proofErr w:type="spellEnd"/>
      <w:r w:rsidRPr="00751D1F">
        <w:rPr>
          <w:color w:val="0D0D0D" w:themeColor="text1" w:themeTint="F2"/>
        </w:rPr>
        <w:t xml:space="preserve"> v 1 taktu</w:t>
      </w:r>
    </w:p>
    <w:p w14:paraId="074208D3" w14:textId="782D7D00" w:rsidR="004718B0" w:rsidRPr="00751D1F" w:rsidRDefault="004718B0" w:rsidP="004718B0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Cache</w:t>
      </w:r>
      <w:proofErr w:type="spellEnd"/>
    </w:p>
    <w:p w14:paraId="04214FCE" w14:textId="541A19F6" w:rsidR="004718B0" w:rsidRPr="00751D1F" w:rsidRDefault="004718B0" w:rsidP="004718B0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L1 </w:t>
      </w:r>
    </w:p>
    <w:p w14:paraId="0862DDBE" w14:textId="74447F05" w:rsidR="004718B0" w:rsidRPr="00751D1F" w:rsidRDefault="004718B0" w:rsidP="004718B0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Rychlost přístupu cca 4. takty</w:t>
      </w:r>
    </w:p>
    <w:p w14:paraId="02C9E678" w14:textId="7C967CEA" w:rsidR="004718B0" w:rsidRPr="00751D1F" w:rsidRDefault="004718B0" w:rsidP="004718B0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L2</w:t>
      </w:r>
    </w:p>
    <w:p w14:paraId="34432441" w14:textId="5BD7C161" w:rsidR="004718B0" w:rsidRPr="00751D1F" w:rsidRDefault="004718B0" w:rsidP="004718B0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20 taktů</w:t>
      </w:r>
    </w:p>
    <w:p w14:paraId="3C574576" w14:textId="64B1777E" w:rsidR="004718B0" w:rsidRPr="00751D1F" w:rsidRDefault="004718B0" w:rsidP="004718B0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RAM</w:t>
      </w:r>
    </w:p>
    <w:p w14:paraId="3A18EC64" w14:textId="5841ECA3" w:rsidR="004718B0" w:rsidRPr="00751D1F" w:rsidRDefault="004718B0" w:rsidP="004718B0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Přístup procesoru do </w:t>
      </w:r>
      <w:proofErr w:type="spellStart"/>
      <w:r w:rsidRPr="00751D1F">
        <w:rPr>
          <w:color w:val="0D0D0D" w:themeColor="text1" w:themeTint="F2"/>
        </w:rPr>
        <w:t>ram</w:t>
      </w:r>
      <w:proofErr w:type="spellEnd"/>
      <w:r w:rsidRPr="00751D1F">
        <w:rPr>
          <w:color w:val="0D0D0D" w:themeColor="text1" w:themeTint="F2"/>
        </w:rPr>
        <w:t xml:space="preserve"> cca. 1000 taktů</w:t>
      </w:r>
    </w:p>
    <w:p w14:paraId="74201F00" w14:textId="2516546C" w:rsidR="004718B0" w:rsidRPr="00751D1F" w:rsidRDefault="004718B0" w:rsidP="004718B0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lastRenderedPageBreak/>
        <w:t>Nejpomalejší součástí je čtení z paměti</w:t>
      </w:r>
    </w:p>
    <w:p w14:paraId="64E49DAC" w14:textId="6EE33C2D" w:rsidR="00FA782E" w:rsidRPr="00751D1F" w:rsidRDefault="00E46C64" w:rsidP="00560AA3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Persistent</w:t>
      </w:r>
      <w:proofErr w:type="spellEnd"/>
      <w:r w:rsidRPr="00751D1F">
        <w:rPr>
          <w:color w:val="0D0D0D" w:themeColor="text1" w:themeTint="F2"/>
        </w:rPr>
        <w:t xml:space="preserve"> RAM</w:t>
      </w:r>
    </w:p>
    <w:p w14:paraId="1E888C5A" w14:textId="6C97A648" w:rsidR="00E46C64" w:rsidRPr="00751D1F" w:rsidRDefault="00E46C64" w:rsidP="00E46C64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Intel </w:t>
      </w:r>
      <w:proofErr w:type="spellStart"/>
      <w:r w:rsidRPr="00751D1F">
        <w:rPr>
          <w:color w:val="0D0D0D" w:themeColor="text1" w:themeTint="F2"/>
        </w:rPr>
        <w:t>Optane</w:t>
      </w:r>
      <w:proofErr w:type="spellEnd"/>
    </w:p>
    <w:p w14:paraId="10D303AE" w14:textId="02DC543F" w:rsidR="00E46C64" w:rsidRPr="00751D1F" w:rsidRDefault="00E46C64" w:rsidP="00E46C64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HDD</w:t>
      </w:r>
    </w:p>
    <w:p w14:paraId="5998A73D" w14:textId="591469F1" w:rsidR="00E46C64" w:rsidRPr="00751D1F" w:rsidRDefault="00E46C64" w:rsidP="00E46C64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Pohyb hlavy - </w:t>
      </w:r>
      <w:proofErr w:type="spellStart"/>
      <w:r w:rsidRPr="00751D1F">
        <w:rPr>
          <w:color w:val="0D0D0D" w:themeColor="text1" w:themeTint="F2"/>
        </w:rPr>
        <w:t>seek</w:t>
      </w:r>
      <w:proofErr w:type="spellEnd"/>
      <w:r w:rsidRPr="00751D1F">
        <w:rPr>
          <w:color w:val="0D0D0D" w:themeColor="text1" w:themeTint="F2"/>
        </w:rPr>
        <w:t xml:space="preserve"> – jednotky mls</w:t>
      </w:r>
    </w:p>
    <w:p w14:paraId="298754FF" w14:textId="2F282D90" w:rsidR="00E46C64" w:rsidRPr="00751D1F" w:rsidRDefault="00E46C64" w:rsidP="00E46C64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Nejrychlejší 15k otáček / min</w:t>
      </w:r>
    </w:p>
    <w:p w14:paraId="3368BDB6" w14:textId="50B74474" w:rsidR="00E46C64" w:rsidRPr="00751D1F" w:rsidRDefault="003E6196" w:rsidP="003E6196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Pásky</w:t>
      </w:r>
    </w:p>
    <w:p w14:paraId="21C9F261" w14:textId="233A1779" w:rsidR="003E6196" w:rsidRPr="00751D1F" w:rsidRDefault="003E6196" w:rsidP="003E6196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Používají se na zálohování velkého množství dat</w:t>
      </w:r>
    </w:p>
    <w:p w14:paraId="06A334C8" w14:textId="697B7C0B" w:rsidR="00062F5C" w:rsidRPr="00751D1F" w:rsidRDefault="00062F5C" w:rsidP="00062F5C">
      <w:pPr>
        <w:pStyle w:val="Nadpis3"/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Cache</w:t>
      </w:r>
      <w:proofErr w:type="spellEnd"/>
    </w:p>
    <w:p w14:paraId="4152950D" w14:textId="0DB70943" w:rsidR="00062F5C" w:rsidRPr="00751D1F" w:rsidRDefault="00062F5C" w:rsidP="00062F5C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Na HW i SW úrovni</w:t>
      </w:r>
    </w:p>
    <w:p w14:paraId="41EB0464" w14:textId="5C13BAE8" w:rsidR="00062F5C" w:rsidRPr="00751D1F" w:rsidRDefault="00062F5C" w:rsidP="00062F5C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Koherence </w:t>
      </w:r>
      <w:proofErr w:type="spellStart"/>
      <w:r w:rsidRPr="00751D1F">
        <w:rPr>
          <w:color w:val="0D0D0D" w:themeColor="text1" w:themeTint="F2"/>
        </w:rPr>
        <w:t>cache</w:t>
      </w:r>
      <w:proofErr w:type="spellEnd"/>
      <w:r w:rsidRPr="00751D1F">
        <w:rPr>
          <w:color w:val="0D0D0D" w:themeColor="text1" w:themeTint="F2"/>
        </w:rPr>
        <w:t xml:space="preserve"> v procesoru</w:t>
      </w:r>
    </w:p>
    <w:p w14:paraId="120D854A" w14:textId="7D8B303F" w:rsidR="00062F5C" w:rsidRPr="00751D1F" w:rsidRDefault="00062F5C" w:rsidP="00062F5C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Každé jádro má svou L1 a L2 </w:t>
      </w:r>
      <w:proofErr w:type="spellStart"/>
      <w:r w:rsidRPr="00751D1F">
        <w:rPr>
          <w:color w:val="0D0D0D" w:themeColor="text1" w:themeTint="F2"/>
        </w:rPr>
        <w:t>cache</w:t>
      </w:r>
      <w:proofErr w:type="spellEnd"/>
    </w:p>
    <w:p w14:paraId="5FC6D16D" w14:textId="60BE8CA2" w:rsidR="00062F5C" w:rsidRPr="00751D1F" w:rsidRDefault="00062F5C" w:rsidP="00062F5C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Nutné udržovat </w:t>
      </w:r>
      <w:proofErr w:type="spellStart"/>
      <w:r w:rsidR="00BD7F2A" w:rsidRPr="00751D1F">
        <w:rPr>
          <w:color w:val="0D0D0D" w:themeColor="text1" w:themeTint="F2"/>
        </w:rPr>
        <w:t>cache</w:t>
      </w:r>
      <w:proofErr w:type="spellEnd"/>
      <w:r w:rsidR="00BD7F2A" w:rsidRPr="00751D1F">
        <w:rPr>
          <w:color w:val="0D0D0D" w:themeColor="text1" w:themeTint="F2"/>
        </w:rPr>
        <w:t xml:space="preserve"> napříč jádry</w:t>
      </w:r>
    </w:p>
    <w:p w14:paraId="0925FF8B" w14:textId="05893C1F" w:rsidR="00BD7F2A" w:rsidRPr="00751D1F" w:rsidRDefault="00BD7F2A" w:rsidP="00062F5C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Obvykle řešeno přesuny přes L3 </w:t>
      </w:r>
      <w:proofErr w:type="spellStart"/>
      <w:r w:rsidRPr="00751D1F">
        <w:rPr>
          <w:color w:val="0D0D0D" w:themeColor="text1" w:themeTint="F2"/>
        </w:rPr>
        <w:t>cache</w:t>
      </w:r>
      <w:proofErr w:type="spellEnd"/>
      <w:r w:rsidRPr="00751D1F">
        <w:rPr>
          <w:color w:val="0D0D0D" w:themeColor="text1" w:themeTint="F2"/>
        </w:rPr>
        <w:t>, která je společná</w:t>
      </w:r>
    </w:p>
    <w:p w14:paraId="7CD42E1A" w14:textId="74650099" w:rsidR="00BD7F2A" w:rsidRPr="00751D1F" w:rsidRDefault="00BD7F2A" w:rsidP="00BD7F2A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Cache</w:t>
      </w:r>
      <w:proofErr w:type="spellEnd"/>
      <w:r w:rsidRPr="00751D1F">
        <w:rPr>
          <w:color w:val="0D0D0D" w:themeColor="text1" w:themeTint="F2"/>
        </w:rPr>
        <w:t xml:space="preserve"> line</w:t>
      </w:r>
    </w:p>
    <w:p w14:paraId="61D4D355" w14:textId="6500BB86" w:rsidR="00BD7F2A" w:rsidRPr="00751D1F" w:rsidRDefault="00BD7F2A" w:rsidP="00BD7F2A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Minimální blok paměti v </w:t>
      </w:r>
      <w:proofErr w:type="spellStart"/>
      <w:r w:rsidRPr="00751D1F">
        <w:rPr>
          <w:color w:val="0D0D0D" w:themeColor="text1" w:themeTint="F2"/>
        </w:rPr>
        <w:t>cache</w:t>
      </w:r>
      <w:proofErr w:type="spellEnd"/>
    </w:p>
    <w:p w14:paraId="0076AA39" w14:textId="57742324" w:rsidR="00BD7F2A" w:rsidRPr="00751D1F" w:rsidRDefault="00BD7F2A" w:rsidP="00BD7F2A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Cache</w:t>
      </w:r>
      <w:proofErr w:type="spellEnd"/>
      <w:r w:rsidRPr="00751D1F">
        <w:rPr>
          <w:color w:val="0D0D0D" w:themeColor="text1" w:themeTint="F2"/>
        </w:rPr>
        <w:t xml:space="preserve"> hit</w:t>
      </w:r>
    </w:p>
    <w:p w14:paraId="1D750A9A" w14:textId="596C9BD6" w:rsidR="00BD7F2A" w:rsidRPr="00751D1F" w:rsidRDefault="00BD7F2A" w:rsidP="00BD7F2A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Podaří se mi načíst data z </w:t>
      </w:r>
      <w:proofErr w:type="spellStart"/>
      <w:r w:rsidRPr="00751D1F">
        <w:rPr>
          <w:color w:val="0D0D0D" w:themeColor="text1" w:themeTint="F2"/>
        </w:rPr>
        <w:t>cache</w:t>
      </w:r>
      <w:proofErr w:type="spellEnd"/>
    </w:p>
    <w:p w14:paraId="76ED7CBE" w14:textId="5C5BF77C" w:rsidR="00BD7F2A" w:rsidRPr="00751D1F" w:rsidRDefault="00BD7F2A" w:rsidP="00BD7F2A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Cache</w:t>
      </w:r>
      <w:proofErr w:type="spellEnd"/>
      <w:r w:rsidRPr="00751D1F">
        <w:rPr>
          <w:color w:val="0D0D0D" w:themeColor="text1" w:themeTint="F2"/>
        </w:rPr>
        <w:t xml:space="preserve"> miss</w:t>
      </w:r>
    </w:p>
    <w:p w14:paraId="1D7CEB4F" w14:textId="08FEE9E4" w:rsidR="00BD7F2A" w:rsidRPr="00751D1F" w:rsidRDefault="00BD7F2A" w:rsidP="00BD7F2A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Musím znovu přistoupit do paměti (RAM)</w:t>
      </w:r>
    </w:p>
    <w:p w14:paraId="365F822E" w14:textId="74D429F8" w:rsidR="00831875" w:rsidRPr="00751D1F" w:rsidRDefault="00831875" w:rsidP="00831875">
      <w:pPr>
        <w:pStyle w:val="Nadpis3"/>
        <w:rPr>
          <w:color w:val="0D0D0D" w:themeColor="text1" w:themeTint="F2"/>
        </w:rPr>
      </w:pPr>
      <w:r w:rsidRPr="00751D1F">
        <w:rPr>
          <w:color w:val="0D0D0D" w:themeColor="text1" w:themeTint="F2"/>
        </w:rPr>
        <w:t>Asociativní paměť</w:t>
      </w:r>
    </w:p>
    <w:p w14:paraId="0A5B0E67" w14:textId="409C585B" w:rsidR="00831875" w:rsidRPr="00751D1F" w:rsidRDefault="00831875" w:rsidP="00831875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Používá ve v procesorových </w:t>
      </w:r>
      <w:proofErr w:type="spellStart"/>
      <w:r w:rsidRPr="00751D1F">
        <w:rPr>
          <w:color w:val="0D0D0D" w:themeColor="text1" w:themeTint="F2"/>
        </w:rPr>
        <w:t>cache</w:t>
      </w:r>
      <w:proofErr w:type="spellEnd"/>
    </w:p>
    <w:p w14:paraId="48F66922" w14:textId="07D45EEC" w:rsidR="00831875" w:rsidRPr="00751D1F" w:rsidRDefault="00831875" w:rsidP="00831875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Rychlý přístup podle klíče (např. adresa)</w:t>
      </w:r>
    </w:p>
    <w:p w14:paraId="324F56A2" w14:textId="77777777" w:rsidR="006A0706" w:rsidRPr="00751D1F" w:rsidRDefault="006A0706" w:rsidP="006A0706">
      <w:pPr>
        <w:pStyle w:val="Nadpis3"/>
        <w:rPr>
          <w:color w:val="0D0D0D" w:themeColor="text1" w:themeTint="F2"/>
        </w:rPr>
      </w:pPr>
      <w:r w:rsidRPr="00751D1F">
        <w:rPr>
          <w:color w:val="0D0D0D" w:themeColor="text1" w:themeTint="F2"/>
        </w:rPr>
        <w:t>Víceprocesorové systémy</w:t>
      </w:r>
    </w:p>
    <w:p w14:paraId="0CB393FB" w14:textId="7D7A3E99" w:rsidR="006A0706" w:rsidRPr="00751D1F" w:rsidRDefault="006A0706" w:rsidP="006A0706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SMP</w:t>
      </w:r>
    </w:p>
    <w:p w14:paraId="55C07954" w14:textId="07B7F1D0" w:rsidR="006A0706" w:rsidRPr="00751D1F" w:rsidRDefault="006A0706" w:rsidP="006A0706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Symetrické</w:t>
      </w:r>
    </w:p>
    <w:p w14:paraId="36C46BBD" w14:textId="13E050E9" w:rsidR="006A0706" w:rsidRPr="00751D1F" w:rsidRDefault="006A0706" w:rsidP="006A0706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Všechny procesory přistupují do RAM po jedné směrnici</w:t>
      </w:r>
    </w:p>
    <w:p w14:paraId="1F8CB41E" w14:textId="28C81DFB" w:rsidR="006A0706" w:rsidRPr="00751D1F" w:rsidRDefault="006A0706" w:rsidP="006A0706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NUMA</w:t>
      </w:r>
    </w:p>
    <w:p w14:paraId="2032FFBA" w14:textId="40634382" w:rsidR="006A0706" w:rsidRPr="00751D1F" w:rsidRDefault="006A0706" w:rsidP="006A0706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Více procesorů </w:t>
      </w:r>
    </w:p>
    <w:p w14:paraId="3B21AA0B" w14:textId="09026414" w:rsidR="006A0706" w:rsidRPr="00751D1F" w:rsidRDefault="006A0706" w:rsidP="006A0706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Každý má svou vlastní RAM</w:t>
      </w:r>
    </w:p>
    <w:p w14:paraId="3BC605FE" w14:textId="64A58C82" w:rsidR="006A0706" w:rsidRPr="00751D1F" w:rsidRDefault="006A0706" w:rsidP="006A0706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2, 4 nebo 8 procesorů</w:t>
      </w:r>
      <w:r w:rsidR="003B22EF" w:rsidRPr="00751D1F">
        <w:rPr>
          <w:color w:val="0D0D0D" w:themeColor="text1" w:themeTint="F2"/>
        </w:rPr>
        <w:t xml:space="preserve"> komunikujících po vlastní sběrnici</w:t>
      </w:r>
    </w:p>
    <w:p w14:paraId="3E0C3496" w14:textId="774086D7" w:rsidR="00D16A48" w:rsidRPr="00751D1F" w:rsidRDefault="00D16A48" w:rsidP="00D16A48">
      <w:pPr>
        <w:pStyle w:val="Nadpis1"/>
        <w:rPr>
          <w:color w:val="0D0D0D" w:themeColor="text1" w:themeTint="F2"/>
        </w:rPr>
      </w:pPr>
      <w:r w:rsidRPr="00751D1F">
        <w:rPr>
          <w:color w:val="0D0D0D" w:themeColor="text1" w:themeTint="F2"/>
        </w:rPr>
        <w:t>Programovací jazyky</w:t>
      </w:r>
    </w:p>
    <w:p w14:paraId="0181E364" w14:textId="5683ED46" w:rsidR="00D16A48" w:rsidRPr="00751D1F" w:rsidRDefault="00D16A48" w:rsidP="00D16A48">
      <w:pPr>
        <w:pStyle w:val="Nadpis3"/>
        <w:rPr>
          <w:color w:val="0D0D0D" w:themeColor="text1" w:themeTint="F2"/>
        </w:rPr>
      </w:pPr>
      <w:r w:rsidRPr="00751D1F">
        <w:rPr>
          <w:color w:val="0D0D0D" w:themeColor="text1" w:themeTint="F2"/>
        </w:rPr>
        <w:t>Překladač</w:t>
      </w:r>
    </w:p>
    <w:p w14:paraId="6B96FE9F" w14:textId="0981967E" w:rsidR="00D16A48" w:rsidRPr="00751D1F" w:rsidRDefault="003440D9" w:rsidP="00D16A48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Preprocesor</w:t>
      </w:r>
    </w:p>
    <w:p w14:paraId="4B77192B" w14:textId="362D60B1" w:rsidR="003440D9" w:rsidRPr="00751D1F" w:rsidRDefault="003440D9" w:rsidP="003440D9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Textově nahrazuje části kódu</w:t>
      </w:r>
    </w:p>
    <w:p w14:paraId="05E33CC6" w14:textId="66CA5AD4" w:rsidR="003440D9" w:rsidRPr="00751D1F" w:rsidRDefault="003440D9" w:rsidP="003440D9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Např. </w:t>
      </w:r>
      <w:r w:rsidRPr="00751D1F">
        <w:rPr>
          <w:color w:val="0D0D0D" w:themeColor="text1" w:themeTint="F2"/>
          <w:lang w:val="en-US"/>
        </w:rPr>
        <w:t>#</w:t>
      </w:r>
      <w:proofErr w:type="spellStart"/>
      <w:r w:rsidRPr="00751D1F">
        <w:rPr>
          <w:color w:val="0D0D0D" w:themeColor="text1" w:themeTint="F2"/>
        </w:rPr>
        <w:t>define</w:t>
      </w:r>
      <w:proofErr w:type="spellEnd"/>
      <w:r w:rsidRPr="00751D1F">
        <w:rPr>
          <w:color w:val="0D0D0D" w:themeColor="text1" w:themeTint="F2"/>
        </w:rPr>
        <w:t xml:space="preserve"> v C++</w:t>
      </w:r>
    </w:p>
    <w:p w14:paraId="7C0B6AED" w14:textId="754B7118" w:rsidR="003440D9" w:rsidRPr="00751D1F" w:rsidRDefault="003440D9" w:rsidP="003440D9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Překladač</w:t>
      </w:r>
    </w:p>
    <w:p w14:paraId="6A3EA65E" w14:textId="6D79B010" w:rsidR="003440D9" w:rsidRPr="00751D1F" w:rsidRDefault="003440D9" w:rsidP="003440D9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Přeloží textový kód od preprocesoru do assembleru</w:t>
      </w:r>
    </w:p>
    <w:p w14:paraId="7064478D" w14:textId="5C6A7AAB" w:rsidR="003440D9" w:rsidRPr="00751D1F" w:rsidRDefault="003440D9" w:rsidP="003440D9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Assembler = textový zápis instrukcí</w:t>
      </w:r>
    </w:p>
    <w:p w14:paraId="7BF0CA29" w14:textId="1887BC1E" w:rsidR="003440D9" w:rsidRPr="00751D1F" w:rsidRDefault="003440D9" w:rsidP="003440D9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Assembler</w:t>
      </w:r>
    </w:p>
    <w:p w14:paraId="2A488964" w14:textId="5DA0C46F" w:rsidR="003440D9" w:rsidRPr="00751D1F" w:rsidRDefault="003440D9" w:rsidP="003440D9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Přeloží </w:t>
      </w:r>
      <w:proofErr w:type="spellStart"/>
      <w:r w:rsidRPr="00751D1F">
        <w:rPr>
          <w:color w:val="0D0D0D" w:themeColor="text1" w:themeTint="F2"/>
        </w:rPr>
        <w:t>assebbler</w:t>
      </w:r>
      <w:proofErr w:type="spellEnd"/>
      <w:r w:rsidRPr="00751D1F">
        <w:rPr>
          <w:color w:val="0D0D0D" w:themeColor="text1" w:themeTint="F2"/>
        </w:rPr>
        <w:t xml:space="preserve"> (textový zápis) do .</w:t>
      </w:r>
      <w:proofErr w:type="spellStart"/>
      <w:r w:rsidRPr="00751D1F">
        <w:rPr>
          <w:color w:val="0D0D0D" w:themeColor="text1" w:themeTint="F2"/>
        </w:rPr>
        <w:t>obj</w:t>
      </w:r>
      <w:proofErr w:type="spellEnd"/>
      <w:r w:rsidRPr="00751D1F">
        <w:rPr>
          <w:color w:val="0D0D0D" w:themeColor="text1" w:themeTint="F2"/>
        </w:rPr>
        <w:t xml:space="preserve"> formátu</w:t>
      </w:r>
    </w:p>
    <w:p w14:paraId="7B9CCB49" w14:textId="3659E7A6" w:rsidR="00EC6FAC" w:rsidRPr="00751D1F" w:rsidRDefault="00EC6FAC" w:rsidP="00EC6FAC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Knihova </w:t>
      </w:r>
    </w:p>
    <w:p w14:paraId="2549913C" w14:textId="0AB372ED" w:rsidR="00EC6FAC" w:rsidRPr="00751D1F" w:rsidRDefault="00EC6FAC" w:rsidP="00EC6FAC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Přeložená sada kódu → Moduly</w:t>
      </w:r>
    </w:p>
    <w:p w14:paraId="214C9A15" w14:textId="492DA1E9" w:rsidR="00EC6FAC" w:rsidRPr="00751D1F" w:rsidRDefault="00EC6FAC" w:rsidP="00EC6FAC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Statické</w:t>
      </w:r>
    </w:p>
    <w:p w14:paraId="76A954AA" w14:textId="08E88740" w:rsidR="00EC6FAC" w:rsidRPr="00751D1F" w:rsidRDefault="00EC6FAC" w:rsidP="00EC6FAC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lastRenderedPageBreak/>
        <w:t>Jeden soubor se všemi přeloženými moduly</w:t>
      </w:r>
    </w:p>
    <w:p w14:paraId="5B99452A" w14:textId="540125C3" w:rsidR="00EC6FAC" w:rsidRPr="00751D1F" w:rsidRDefault="00EC6FAC" w:rsidP="00EC6FAC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Potřebné z ní se zkopíruje do .</w:t>
      </w:r>
      <w:proofErr w:type="spellStart"/>
      <w:r w:rsidRPr="00751D1F">
        <w:rPr>
          <w:color w:val="0D0D0D" w:themeColor="text1" w:themeTint="F2"/>
        </w:rPr>
        <w:t>exe</w:t>
      </w:r>
      <w:proofErr w:type="spellEnd"/>
      <w:r w:rsidRPr="00751D1F">
        <w:rPr>
          <w:color w:val="0D0D0D" w:themeColor="text1" w:themeTint="F2"/>
        </w:rPr>
        <w:t xml:space="preserve"> souboru</w:t>
      </w:r>
    </w:p>
    <w:p w14:paraId="4B1296B6" w14:textId="6B954BA4" w:rsidR="00EC6FAC" w:rsidRPr="00751D1F" w:rsidRDefault="00EC6FAC" w:rsidP="00EC6FAC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Dynamické</w:t>
      </w:r>
    </w:p>
    <w:p w14:paraId="5983BEA0" w14:textId="1163CCC2" w:rsidR="007932AA" w:rsidRPr="00751D1F" w:rsidRDefault="007932AA" w:rsidP="007932AA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Při překladu se nekopíruje implementace, ale do .</w:t>
      </w:r>
      <w:proofErr w:type="spellStart"/>
      <w:r w:rsidRPr="00751D1F">
        <w:rPr>
          <w:color w:val="0D0D0D" w:themeColor="text1" w:themeTint="F2"/>
        </w:rPr>
        <w:t>exe</w:t>
      </w:r>
      <w:proofErr w:type="spellEnd"/>
      <w:r w:rsidRPr="00751D1F">
        <w:rPr>
          <w:color w:val="0D0D0D" w:themeColor="text1" w:themeTint="F2"/>
        </w:rPr>
        <w:t xml:space="preserve"> si poznamenám, kterou knihovnu potřebuji</w:t>
      </w:r>
    </w:p>
    <w:p w14:paraId="3CB2E2B4" w14:textId="4644E4E0" w:rsidR="007932AA" w:rsidRPr="00751D1F" w:rsidRDefault="007932AA" w:rsidP="007932AA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Po spuštění souboru je </w:t>
      </w:r>
      <w:proofErr w:type="spellStart"/>
      <w:r w:rsidRPr="00751D1F">
        <w:rPr>
          <w:color w:val="0D0D0D" w:themeColor="text1" w:themeTint="F2"/>
        </w:rPr>
        <w:t>loader</w:t>
      </w:r>
      <w:proofErr w:type="spellEnd"/>
      <w:r w:rsidRPr="00751D1F">
        <w:rPr>
          <w:color w:val="0D0D0D" w:themeColor="text1" w:themeTint="F2"/>
        </w:rPr>
        <w:t xml:space="preserve"> nahraje do paměti a v .</w:t>
      </w:r>
      <w:proofErr w:type="spellStart"/>
      <w:r w:rsidRPr="00751D1F">
        <w:rPr>
          <w:color w:val="0D0D0D" w:themeColor="text1" w:themeTint="F2"/>
        </w:rPr>
        <w:t>exe</w:t>
      </w:r>
      <w:proofErr w:type="spellEnd"/>
      <w:r w:rsidRPr="00751D1F">
        <w:rPr>
          <w:color w:val="0D0D0D" w:themeColor="text1" w:themeTint="F2"/>
        </w:rPr>
        <w:t xml:space="preserve"> upraví adresy, aby se volali dané funkce z dynamické knihovny</w:t>
      </w:r>
    </w:p>
    <w:p w14:paraId="6A383F7B" w14:textId="0EE7FE1D" w:rsidR="003440D9" w:rsidRPr="00751D1F" w:rsidRDefault="003440D9" w:rsidP="003440D9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Linker</w:t>
      </w:r>
    </w:p>
    <w:p w14:paraId="0D16DA77" w14:textId="43861A80" w:rsidR="00EC6FAC" w:rsidRPr="00751D1F" w:rsidRDefault="00EC6FAC" w:rsidP="003440D9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Připojí knihovny</w:t>
      </w:r>
    </w:p>
    <w:p w14:paraId="750C57B4" w14:textId="01BEBAF4" w:rsidR="003440D9" w:rsidRPr="00751D1F" w:rsidRDefault="003440D9" w:rsidP="003440D9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Závislí na operačním systému</w:t>
      </w:r>
    </w:p>
    <w:p w14:paraId="2659BE8B" w14:textId="6B77D794" w:rsidR="003440D9" w:rsidRPr="00751D1F" w:rsidRDefault="003440D9" w:rsidP="003440D9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Vyrobí spustitelný soubor → program</w:t>
      </w:r>
    </w:p>
    <w:p w14:paraId="6F962E24" w14:textId="521A3E60" w:rsidR="003440D9" w:rsidRPr="00751D1F" w:rsidRDefault="003440D9" w:rsidP="003440D9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Operační systém</w:t>
      </w:r>
    </w:p>
    <w:p w14:paraId="74D948CA" w14:textId="5C0D3386" w:rsidR="00831875" w:rsidRPr="00751D1F" w:rsidRDefault="003440D9" w:rsidP="007203F1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Spustí spustitelný soubor → proces</w:t>
      </w:r>
    </w:p>
    <w:p w14:paraId="017E86D5" w14:textId="46FA7487" w:rsidR="007932AA" w:rsidRPr="00751D1F" w:rsidRDefault="007932AA" w:rsidP="007932AA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Loader</w:t>
      </w:r>
      <w:proofErr w:type="spellEnd"/>
    </w:p>
    <w:p w14:paraId="11553FB4" w14:textId="023BC399" w:rsidR="007932AA" w:rsidRPr="00751D1F" w:rsidRDefault="007932AA" w:rsidP="007932AA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Přečte .</w:t>
      </w:r>
      <w:proofErr w:type="spellStart"/>
      <w:r w:rsidRPr="00751D1F">
        <w:rPr>
          <w:color w:val="0D0D0D" w:themeColor="text1" w:themeTint="F2"/>
        </w:rPr>
        <w:t>exe</w:t>
      </w:r>
      <w:proofErr w:type="spellEnd"/>
      <w:r w:rsidRPr="00751D1F">
        <w:rPr>
          <w:color w:val="0D0D0D" w:themeColor="text1" w:themeTint="F2"/>
        </w:rPr>
        <w:t xml:space="preserve"> do paměti</w:t>
      </w:r>
    </w:p>
    <w:p w14:paraId="49CB71FD" w14:textId="5D0620CB" w:rsidR="007932AA" w:rsidRPr="00751D1F" w:rsidRDefault="007932AA" w:rsidP="007932AA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Alokuje paměť</w:t>
      </w:r>
    </w:p>
    <w:p w14:paraId="4F24E4E9" w14:textId="351412E1" w:rsidR="007932AA" w:rsidRPr="00751D1F" w:rsidRDefault="007932AA" w:rsidP="007932AA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Vytvoří proces</w:t>
      </w:r>
    </w:p>
    <w:p w14:paraId="0668285F" w14:textId="0322BE3C" w:rsidR="007203F1" w:rsidRPr="00751D1F" w:rsidRDefault="007203F1" w:rsidP="007203F1">
      <w:pPr>
        <w:pStyle w:val="Nadpis3"/>
        <w:rPr>
          <w:color w:val="0D0D0D" w:themeColor="text1" w:themeTint="F2"/>
        </w:rPr>
      </w:pPr>
      <w:r w:rsidRPr="00751D1F">
        <w:rPr>
          <w:color w:val="0D0D0D" w:themeColor="text1" w:themeTint="F2"/>
        </w:rPr>
        <w:t>Paměť za běhu programu</w:t>
      </w:r>
    </w:p>
    <w:p w14:paraId="66E8C429" w14:textId="2619F3AC" w:rsidR="007203F1" w:rsidRPr="00751D1F" w:rsidRDefault="007203F1" w:rsidP="007203F1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noProof/>
          <w:color w:val="0D0D0D" w:themeColor="text1" w:themeTint="F2"/>
        </w:rPr>
        <w:drawing>
          <wp:inline distT="0" distB="0" distL="0" distR="0" wp14:anchorId="3E15302A" wp14:editId="580049D3">
            <wp:extent cx="1558137" cy="2308544"/>
            <wp:effectExtent l="0" t="0" r="4445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69756" cy="232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E9F" w:rsidRPr="00751D1F">
        <w:rPr>
          <w:noProof/>
          <w:color w:val="0D0D0D" w:themeColor="text1" w:themeTint="F2"/>
        </w:rPr>
        <w:drawing>
          <wp:inline distT="0" distB="0" distL="0" distR="0" wp14:anchorId="4CA5DB69" wp14:editId="7C076EA9">
            <wp:extent cx="2465223" cy="2297340"/>
            <wp:effectExtent l="0" t="0" r="0" b="825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9560" cy="234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6ABA" w14:textId="45853F83" w:rsidR="007203F1" w:rsidRPr="00751D1F" w:rsidRDefault="007203F1" w:rsidP="007203F1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Kód</w:t>
      </w:r>
    </w:p>
    <w:p w14:paraId="23E261F4" w14:textId="0D85C423" w:rsidR="007203F1" w:rsidRPr="00751D1F" w:rsidRDefault="007203F1" w:rsidP="007203F1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Neměnný kus programu</w:t>
      </w:r>
    </w:p>
    <w:p w14:paraId="5FC23493" w14:textId="435D81D9" w:rsidR="007203F1" w:rsidRPr="00751D1F" w:rsidRDefault="007203F1" w:rsidP="007203F1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Statická data</w:t>
      </w:r>
    </w:p>
    <w:p w14:paraId="72CA7F66" w14:textId="77777777" w:rsidR="007E5E9F" w:rsidRPr="00751D1F" w:rsidRDefault="007E5E9F" w:rsidP="007E5E9F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Globální proměnné</w:t>
      </w:r>
    </w:p>
    <w:p w14:paraId="1587A5B3" w14:textId="18FF0A2C" w:rsidR="007E5E9F" w:rsidRPr="00751D1F" w:rsidRDefault="007E5E9F" w:rsidP="007203F1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Inicializované</w:t>
      </w:r>
    </w:p>
    <w:p w14:paraId="0B35ECDD" w14:textId="5D00A0D2" w:rsidR="007E5E9F" w:rsidRPr="00751D1F" w:rsidRDefault="007E5E9F" w:rsidP="007E5E9F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Např. pokud dám glob. proměnnou </w:t>
      </w:r>
      <w:proofErr w:type="spellStart"/>
      <w:r w:rsidRPr="00751D1F">
        <w:rPr>
          <w:color w:val="0D0D0D" w:themeColor="text1" w:themeTint="F2"/>
        </w:rPr>
        <w:t>int</w:t>
      </w:r>
      <w:proofErr w:type="spellEnd"/>
      <w:r w:rsidRPr="00751D1F">
        <w:rPr>
          <w:color w:val="0D0D0D" w:themeColor="text1" w:themeTint="F2"/>
        </w:rPr>
        <w:t xml:space="preserve"> i = 5;</w:t>
      </w:r>
    </w:p>
    <w:p w14:paraId="7C267486" w14:textId="2497D17D" w:rsidR="007E5E9F" w:rsidRPr="00751D1F" w:rsidRDefault="007E5E9F" w:rsidP="007E5E9F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Neinicializované</w:t>
      </w:r>
    </w:p>
    <w:p w14:paraId="4B2D86C5" w14:textId="38DF9CBC" w:rsidR="007E5E9F" w:rsidRPr="00751D1F" w:rsidRDefault="007E5E9F" w:rsidP="007E5E9F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Zásobník</w:t>
      </w:r>
    </w:p>
    <w:p w14:paraId="758CBCD9" w14:textId="4A08768D" w:rsidR="007E5E9F" w:rsidRPr="00751D1F" w:rsidRDefault="007E5E9F" w:rsidP="007E5E9F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Při volání funkcí udržuje informaci, kam se vrátit</w:t>
      </w:r>
    </w:p>
    <w:p w14:paraId="41B8E0C8" w14:textId="2494AB3A" w:rsidR="007E5E9F" w:rsidRPr="00751D1F" w:rsidRDefault="007E5E9F" w:rsidP="007E5E9F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Ukládání lokálních proměnných ve funkci</w:t>
      </w:r>
    </w:p>
    <w:p w14:paraId="767991B4" w14:textId="06E050B1" w:rsidR="007E5E9F" w:rsidRPr="00751D1F" w:rsidRDefault="007E5E9F" w:rsidP="007E5E9F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Halda</w:t>
      </w:r>
    </w:p>
    <w:p w14:paraId="668441FB" w14:textId="69E986AF" w:rsidR="007E5E9F" w:rsidRPr="00751D1F" w:rsidRDefault="007E5E9F" w:rsidP="007E5E9F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Není datová struktura! – spíš hromada</w:t>
      </w:r>
    </w:p>
    <w:p w14:paraId="1EE2886A" w14:textId="4180C985" w:rsidR="007E5E9F" w:rsidRPr="00751D1F" w:rsidRDefault="007E5E9F" w:rsidP="007E5E9F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Paměť k dispozici pro běh programu</w:t>
      </w:r>
    </w:p>
    <w:p w14:paraId="041E57ED" w14:textId="36E3404F" w:rsidR="007E5E9F" w:rsidRPr="00751D1F" w:rsidRDefault="007E5E9F" w:rsidP="007E5E9F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Alokace pomocí alokačních algoritmů vrátí ukazatel</w:t>
      </w:r>
    </w:p>
    <w:p w14:paraId="4726D5F0" w14:textId="7CA292F7" w:rsidR="00DB67CF" w:rsidRPr="00751D1F" w:rsidRDefault="00DB67CF" w:rsidP="00DB67CF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Vlákno</w:t>
      </w:r>
    </w:p>
    <w:p w14:paraId="03ED1AC0" w14:textId="34DF4723" w:rsidR="00DB67CF" w:rsidRPr="00751D1F" w:rsidRDefault="00DB67CF" w:rsidP="00DB67CF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Podmnožina procesu</w:t>
      </w:r>
    </w:p>
    <w:p w14:paraId="74B8E127" w14:textId="0F92F0A4" w:rsidR="00DB67CF" w:rsidRPr="00751D1F" w:rsidRDefault="00DB67CF" w:rsidP="00DB67CF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Vykonává vlastní instrukce → má vlastní zásobník</w:t>
      </w:r>
      <w:r w:rsidR="0061323E" w:rsidRPr="00751D1F">
        <w:rPr>
          <w:color w:val="0D0D0D" w:themeColor="text1" w:themeTint="F2"/>
        </w:rPr>
        <w:t xml:space="preserve"> pro volání a lokální proměnné</w:t>
      </w:r>
    </w:p>
    <w:p w14:paraId="1326873E" w14:textId="668BC5CE" w:rsidR="0029606F" w:rsidRPr="00751D1F" w:rsidRDefault="0029606F" w:rsidP="0029606F">
      <w:pPr>
        <w:pStyle w:val="Odstavecseseznamem"/>
        <w:numPr>
          <w:ilvl w:val="0"/>
          <w:numId w:val="1"/>
        </w:numPr>
        <w:rPr>
          <w:b/>
          <w:bCs/>
          <w:color w:val="0D0D0D" w:themeColor="text1" w:themeTint="F2"/>
          <w:u w:val="single"/>
        </w:rPr>
      </w:pPr>
      <w:r w:rsidRPr="00751D1F">
        <w:rPr>
          <w:b/>
          <w:bCs/>
          <w:color w:val="0D0D0D" w:themeColor="text1" w:themeTint="F2"/>
          <w:u w:val="single"/>
        </w:rPr>
        <w:lastRenderedPageBreak/>
        <w:t>TODO tady jsem spal</w:t>
      </w:r>
    </w:p>
    <w:p w14:paraId="1B3062DA" w14:textId="0CEBFF1B" w:rsidR="0029606F" w:rsidRPr="00751D1F" w:rsidRDefault="0029606F" w:rsidP="0029606F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Konvence volání funkcí</w:t>
      </w:r>
    </w:p>
    <w:p w14:paraId="54A6614F" w14:textId="4B487AD9" w:rsidR="0029606F" w:rsidRPr="00751D1F" w:rsidRDefault="0029606F" w:rsidP="0029606F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Mandlování veřejných jmen TODO</w:t>
      </w:r>
    </w:p>
    <w:p w14:paraId="369DC4C1" w14:textId="396F319E" w:rsidR="0029606F" w:rsidRPr="00751D1F" w:rsidRDefault="0029606F" w:rsidP="0029606F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Sekvence volání</w:t>
      </w:r>
    </w:p>
    <w:p w14:paraId="79CF585B" w14:textId="593D0FBD" w:rsidR="0029606F" w:rsidRPr="00751D1F" w:rsidRDefault="0029606F" w:rsidP="0029606F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V jazycích C-</w:t>
      </w:r>
      <w:proofErr w:type="spellStart"/>
      <w:r w:rsidRPr="00751D1F">
        <w:rPr>
          <w:color w:val="0D0D0D" w:themeColor="text1" w:themeTint="F2"/>
        </w:rPr>
        <w:t>like</w:t>
      </w:r>
      <w:proofErr w:type="spellEnd"/>
      <w:r w:rsidRPr="00751D1F">
        <w:rPr>
          <w:color w:val="0D0D0D" w:themeColor="text1" w:themeTint="F2"/>
        </w:rPr>
        <w:t xml:space="preserve"> zodpovídá za předání parametrů a načtení výstupních hodnot funkce volající</w:t>
      </w:r>
    </w:p>
    <w:p w14:paraId="0CD42807" w14:textId="550EC802" w:rsidR="0029606F" w:rsidRPr="00751D1F" w:rsidRDefault="00FC2431" w:rsidP="00FC2431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Předávání parametrů</w:t>
      </w:r>
    </w:p>
    <w:p w14:paraId="331BE99E" w14:textId="7E6E7D0C" w:rsidR="00FC2431" w:rsidRPr="00751D1F" w:rsidRDefault="00FC2431" w:rsidP="00FC2431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Hodnotou</w:t>
      </w:r>
    </w:p>
    <w:p w14:paraId="6FC02A05" w14:textId="13522E1C" w:rsidR="00FC2431" w:rsidRPr="00751D1F" w:rsidRDefault="00FC2431" w:rsidP="00FC2431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Referencí</w:t>
      </w:r>
    </w:p>
    <w:p w14:paraId="52BFAF0E" w14:textId="7B03F7F5" w:rsidR="00D51C26" w:rsidRPr="00751D1F" w:rsidRDefault="00D51C26" w:rsidP="00D51C26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Proměnné</w:t>
      </w:r>
    </w:p>
    <w:p w14:paraId="6B7BC083" w14:textId="2D618ED7" w:rsidR="00D51C26" w:rsidRPr="00751D1F" w:rsidRDefault="00D51C26" w:rsidP="00D51C26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Globální ve statických datech</w:t>
      </w:r>
    </w:p>
    <w:p w14:paraId="12B18FF8" w14:textId="5A77E694" w:rsidR="00D51C26" w:rsidRPr="00751D1F" w:rsidRDefault="00D51C26" w:rsidP="00D51C26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Lokální v C na </w:t>
      </w:r>
      <w:proofErr w:type="spellStart"/>
      <w:r w:rsidRPr="00751D1F">
        <w:rPr>
          <w:color w:val="0D0D0D" w:themeColor="text1" w:themeTint="F2"/>
        </w:rPr>
        <w:t>stacku</w:t>
      </w:r>
      <w:proofErr w:type="spellEnd"/>
    </w:p>
    <w:p w14:paraId="44D5A7E3" w14:textId="2CC5423A" w:rsidR="00D51C26" w:rsidRPr="00751D1F" w:rsidRDefault="00D51C26" w:rsidP="00D51C26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Dynamické na haldě</w:t>
      </w:r>
    </w:p>
    <w:p w14:paraId="268A7553" w14:textId="1EC8D812" w:rsidR="00D51C26" w:rsidRPr="00751D1F" w:rsidRDefault="00D51C26" w:rsidP="00D51C26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Např. python ukládá proměnné do slovníku</w:t>
      </w:r>
    </w:p>
    <w:p w14:paraId="20609BB5" w14:textId="450FA1DE" w:rsidR="00D51C26" w:rsidRPr="00751D1F" w:rsidRDefault="00D51C26" w:rsidP="00D51C26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Heap</w:t>
      </w:r>
      <w:proofErr w:type="spellEnd"/>
    </w:p>
    <w:p w14:paraId="03C19D37" w14:textId="6998B1BB" w:rsidR="00D51C26" w:rsidRPr="00751D1F" w:rsidRDefault="00D51C26" w:rsidP="00D51C26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Dynamická paměť</w:t>
      </w:r>
    </w:p>
    <w:p w14:paraId="21E72F3F" w14:textId="0A1D161C" w:rsidR="00D51C26" w:rsidRPr="00751D1F" w:rsidRDefault="00D51C26" w:rsidP="00D51C26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Volná alokace podle potřeby (na rozdíl od statických </w:t>
      </w:r>
      <w:proofErr w:type="spellStart"/>
      <w:r w:rsidRPr="00751D1F">
        <w:rPr>
          <w:color w:val="0D0D0D" w:themeColor="text1" w:themeTint="F2"/>
        </w:rPr>
        <w:t>proměných</w:t>
      </w:r>
      <w:proofErr w:type="spellEnd"/>
      <w:r w:rsidRPr="00751D1F">
        <w:rPr>
          <w:color w:val="0D0D0D" w:themeColor="text1" w:themeTint="F2"/>
        </w:rPr>
        <w:t>)</w:t>
      </w:r>
    </w:p>
    <w:p w14:paraId="18E5D753" w14:textId="78C9FC78" w:rsidR="00D51C26" w:rsidRPr="00751D1F" w:rsidRDefault="00D51C26" w:rsidP="00D51C26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Není vázaný na zásobník</w:t>
      </w:r>
    </w:p>
    <w:p w14:paraId="77E7780F" w14:textId="0D4EBFFB" w:rsidR="00F92678" w:rsidRPr="00751D1F" w:rsidRDefault="00F92678" w:rsidP="00F92678">
      <w:pPr>
        <w:pStyle w:val="Nadpis1"/>
        <w:rPr>
          <w:color w:val="0D0D0D" w:themeColor="text1" w:themeTint="F2"/>
        </w:rPr>
      </w:pPr>
      <w:r w:rsidRPr="00751D1F">
        <w:rPr>
          <w:color w:val="0D0D0D" w:themeColor="text1" w:themeTint="F2"/>
        </w:rPr>
        <w:t>Operační systémy</w:t>
      </w:r>
    </w:p>
    <w:p w14:paraId="48CAA1F7" w14:textId="5D639B10" w:rsidR="00F92678" w:rsidRPr="00751D1F" w:rsidRDefault="00F92678" w:rsidP="00F92678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Vlastnosti</w:t>
      </w:r>
    </w:p>
    <w:p w14:paraId="514092D9" w14:textId="4EAC67DD" w:rsidR="00F92678" w:rsidRPr="00751D1F" w:rsidRDefault="00F92678" w:rsidP="00F92678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Abstrakce na HW prostřednictvím kernel API</w:t>
      </w:r>
    </w:p>
    <w:p w14:paraId="47196D04" w14:textId="4A9B7FDF" w:rsidR="00F92678" w:rsidRPr="00751D1F" w:rsidRDefault="00F92678" w:rsidP="00F92678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Řízení různého HW</w:t>
      </w:r>
      <w:r w:rsidR="002E268D" w:rsidRPr="00751D1F">
        <w:rPr>
          <w:color w:val="0D0D0D" w:themeColor="text1" w:themeTint="F2"/>
        </w:rPr>
        <w:t xml:space="preserve">, jeho správa </w:t>
      </w:r>
      <w:r w:rsidRPr="00751D1F">
        <w:rPr>
          <w:color w:val="0D0D0D" w:themeColor="text1" w:themeTint="F2"/>
        </w:rPr>
        <w:t>a jeho zpřístupnění aplikacím</w:t>
      </w:r>
    </w:p>
    <w:p w14:paraId="4A856215" w14:textId="28E5DB28" w:rsidR="002E268D" w:rsidRPr="00751D1F" w:rsidRDefault="002E268D" w:rsidP="002E268D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Režimy procesoru</w:t>
      </w:r>
    </w:p>
    <w:p w14:paraId="151548F4" w14:textId="1E522BEE" w:rsidR="002E268D" w:rsidRPr="00751D1F" w:rsidRDefault="002E268D" w:rsidP="002E268D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Uživatelský režim</w:t>
      </w:r>
    </w:p>
    <w:p w14:paraId="516BF96A" w14:textId="3330A15B" w:rsidR="002E268D" w:rsidRPr="00751D1F" w:rsidRDefault="002E268D" w:rsidP="002E268D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Omezený přístup k registrům a instrukcím</w:t>
      </w:r>
    </w:p>
    <w:p w14:paraId="6BAAE6DD" w14:textId="71600E99" w:rsidR="002E268D" w:rsidRPr="00751D1F" w:rsidRDefault="002E268D" w:rsidP="002E268D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Systémový režim</w:t>
      </w:r>
    </w:p>
    <w:p w14:paraId="0D1D09A2" w14:textId="4B54BCB9" w:rsidR="002E268D" w:rsidRPr="00751D1F" w:rsidRDefault="002E268D" w:rsidP="002E268D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Přistup všude</w:t>
      </w:r>
    </w:p>
    <w:p w14:paraId="0CD8D8AE" w14:textId="4145D8D6" w:rsidR="00F43E39" w:rsidRPr="00751D1F" w:rsidRDefault="00F43E39" w:rsidP="00F43E39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Architektury operačního systému</w:t>
      </w:r>
    </w:p>
    <w:p w14:paraId="09571111" w14:textId="386C6AE1" w:rsidR="00F43E39" w:rsidRPr="00751D1F" w:rsidRDefault="00F43E39" w:rsidP="00F43E39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Monolitick</w:t>
      </w:r>
      <w:r w:rsidR="000B2A7B" w:rsidRPr="00751D1F">
        <w:rPr>
          <w:color w:val="0D0D0D" w:themeColor="text1" w:themeTint="F2"/>
        </w:rPr>
        <w:t>á</w:t>
      </w:r>
    </w:p>
    <w:p w14:paraId="13D0E90B" w14:textId="39E878CA" w:rsidR="00F43E39" w:rsidRPr="00751D1F" w:rsidRDefault="00F43E39" w:rsidP="00F43E39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Běží v systémovém režimu</w:t>
      </w:r>
    </w:p>
    <w:p w14:paraId="266E9F06" w14:textId="6E109132" w:rsidR="00F43E39" w:rsidRPr="00751D1F" w:rsidRDefault="00F43E39" w:rsidP="00F43E39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Např. </w:t>
      </w:r>
      <w:proofErr w:type="spellStart"/>
      <w:r w:rsidRPr="00751D1F">
        <w:rPr>
          <w:color w:val="0D0D0D" w:themeColor="text1" w:themeTint="F2"/>
        </w:rPr>
        <w:t>linux</w:t>
      </w:r>
      <w:proofErr w:type="spellEnd"/>
    </w:p>
    <w:p w14:paraId="0C9F1F75" w14:textId="6AF27ADC" w:rsidR="00F43E39" w:rsidRPr="00751D1F" w:rsidRDefault="00F43E39" w:rsidP="00F43E39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Výhody</w:t>
      </w:r>
    </w:p>
    <w:p w14:paraId="73602DCC" w14:textId="160A7FE8" w:rsidR="00F43E39" w:rsidRPr="00751D1F" w:rsidRDefault="00F43E39" w:rsidP="00F43E39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Efektivní kód</w:t>
      </w:r>
    </w:p>
    <w:p w14:paraId="2BD9A8D8" w14:textId="0A823EC8" w:rsidR="00F43E39" w:rsidRPr="00751D1F" w:rsidRDefault="00F43E39" w:rsidP="00F43E39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Nevýhody</w:t>
      </w:r>
    </w:p>
    <w:p w14:paraId="41AF4790" w14:textId="724367D6" w:rsidR="00F43E39" w:rsidRPr="00751D1F" w:rsidRDefault="000B2A7B" w:rsidP="00F43E39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Bezpečností hrozba vniknutí do systémového režimu</w:t>
      </w:r>
    </w:p>
    <w:p w14:paraId="1EF3693E" w14:textId="34792436" w:rsidR="000B2A7B" w:rsidRPr="00751D1F" w:rsidRDefault="000B2A7B" w:rsidP="00F43E39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Problém rozšiřitelnosti za běhu (např. ovladače)</w:t>
      </w:r>
    </w:p>
    <w:p w14:paraId="266EFF3D" w14:textId="324D16BA" w:rsidR="000B2A7B" w:rsidRPr="00751D1F" w:rsidRDefault="000B2A7B" w:rsidP="000B2A7B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Vrstvená</w:t>
      </w:r>
    </w:p>
    <w:p w14:paraId="526DA101" w14:textId="2C9A303C" w:rsidR="000B2A7B" w:rsidRPr="00751D1F" w:rsidRDefault="000B2A7B" w:rsidP="000B2A7B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Praktické, ale složité na navržení</w:t>
      </w:r>
    </w:p>
    <w:p w14:paraId="24B155DA" w14:textId="62F88DFB" w:rsidR="000B2A7B" w:rsidRPr="00751D1F" w:rsidRDefault="000B2A7B" w:rsidP="000B2A7B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Mikrokernel</w:t>
      </w:r>
    </w:p>
    <w:p w14:paraId="746BBDE2" w14:textId="181CD8A2" w:rsidR="000B2A7B" w:rsidRPr="00751D1F" w:rsidRDefault="000B2A7B" w:rsidP="000B2A7B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V systémovém módu pracuje minimum kódu</w:t>
      </w:r>
    </w:p>
    <w:p w14:paraId="25AF8CA1" w14:textId="7EC34B2C" w:rsidR="000B2A7B" w:rsidRPr="00751D1F" w:rsidRDefault="000B2A7B" w:rsidP="000B2A7B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Nad jádrem běží systémové služby, které zpracovávají požadavky aplikací</w:t>
      </w:r>
    </w:p>
    <w:p w14:paraId="2527C368" w14:textId="4AF448CB" w:rsidR="000B2A7B" w:rsidRPr="00751D1F" w:rsidRDefault="000B2A7B" w:rsidP="006547BE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Aplikace si předávají požadavky právě přes mikrokernel</w:t>
      </w:r>
    </w:p>
    <w:p w14:paraId="18997694" w14:textId="14DDDBEB" w:rsidR="006547BE" w:rsidRPr="00751D1F" w:rsidRDefault="006547BE" w:rsidP="006547BE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Ovladače se spouští pouze jako další aplikace</w:t>
      </w:r>
    </w:p>
    <w:p w14:paraId="1E4A8A09" w14:textId="42A6747D" w:rsidR="006547BE" w:rsidRPr="00751D1F" w:rsidRDefault="006547BE" w:rsidP="006547BE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Výhody</w:t>
      </w:r>
    </w:p>
    <w:p w14:paraId="06CFB26F" w14:textId="3E2819AA" w:rsidR="006547BE" w:rsidRPr="00751D1F" w:rsidRDefault="006547BE" w:rsidP="006547BE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Bezpečné</w:t>
      </w:r>
    </w:p>
    <w:p w14:paraId="236D629B" w14:textId="3E48595A" w:rsidR="006547BE" w:rsidRPr="00751D1F" w:rsidRDefault="006547BE" w:rsidP="006547BE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Nevýhody</w:t>
      </w:r>
    </w:p>
    <w:p w14:paraId="78989C19" w14:textId="61413EF8" w:rsidR="006547BE" w:rsidRPr="00751D1F" w:rsidRDefault="006547BE" w:rsidP="006547BE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lastRenderedPageBreak/>
        <w:t>Předávání zpráv je pomalejší, než přímé volání funkcí</w:t>
      </w:r>
    </w:p>
    <w:p w14:paraId="1F199061" w14:textId="0EBFA0AF" w:rsidR="006547BE" w:rsidRPr="00751D1F" w:rsidRDefault="006547BE" w:rsidP="006547BE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Zařízení</w:t>
      </w:r>
    </w:p>
    <w:p w14:paraId="68841C09" w14:textId="0390BF03" w:rsidR="00577955" w:rsidRPr="00751D1F" w:rsidRDefault="00577955" w:rsidP="00577955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Např. myš, klávesnice, tiskárna</w:t>
      </w:r>
    </w:p>
    <w:p w14:paraId="62FC80A6" w14:textId="50B5E97E" w:rsidR="00577955" w:rsidRPr="00751D1F" w:rsidRDefault="00577955" w:rsidP="00577955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Řadič zařízení</w:t>
      </w:r>
    </w:p>
    <w:p w14:paraId="6DCB615C" w14:textId="6155C9D4" w:rsidR="00577955" w:rsidRPr="00751D1F" w:rsidRDefault="00577955" w:rsidP="00577955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Elektrické (fyzické) připojení zařízení</w:t>
      </w:r>
    </w:p>
    <w:p w14:paraId="332CC460" w14:textId="01498F52" w:rsidR="00577955" w:rsidRPr="00751D1F" w:rsidRDefault="00577955" w:rsidP="00577955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Řešení kolizí, A/D převody</w:t>
      </w:r>
    </w:p>
    <w:p w14:paraId="07E0D471" w14:textId="7E0BFEDF" w:rsidR="00577955" w:rsidRPr="00751D1F" w:rsidRDefault="00577955" w:rsidP="00577955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Zařazení zařízení do topologie</w:t>
      </w:r>
    </w:p>
    <w:p w14:paraId="2D3DB929" w14:textId="45810764" w:rsidR="00577955" w:rsidRPr="00751D1F" w:rsidRDefault="00577955" w:rsidP="00577955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Dostupný v paměti na adrese</w:t>
      </w:r>
    </w:p>
    <w:p w14:paraId="02056D89" w14:textId="610DFFEF" w:rsidR="00577955" w:rsidRPr="00751D1F" w:rsidRDefault="00577955" w:rsidP="00577955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Ovladač zařízení</w:t>
      </w:r>
    </w:p>
    <w:p w14:paraId="71205C6C" w14:textId="1BF5A05F" w:rsidR="00577955" w:rsidRPr="00751D1F" w:rsidRDefault="00577955" w:rsidP="00577955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Program</w:t>
      </w:r>
    </w:p>
    <w:p w14:paraId="3916221F" w14:textId="0EFD04CA" w:rsidR="00577955" w:rsidRPr="00751D1F" w:rsidRDefault="00577955" w:rsidP="00577955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Slouží k přístupu k zařízení na SW úrovni </w:t>
      </w:r>
    </w:p>
    <w:p w14:paraId="1BAD71CE" w14:textId="56F6B77A" w:rsidR="00460849" w:rsidRPr="00751D1F" w:rsidRDefault="00460849" w:rsidP="00460849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Topologie</w:t>
      </w:r>
    </w:p>
    <w:p w14:paraId="51E99A16" w14:textId="48BD461E" w:rsidR="00460849" w:rsidRPr="00751D1F" w:rsidRDefault="00460849" w:rsidP="00460849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Sběrnicová</w:t>
      </w:r>
    </w:p>
    <w:p w14:paraId="2037B761" w14:textId="6C30B100" w:rsidR="00460849" w:rsidRPr="00751D1F" w:rsidRDefault="00460849" w:rsidP="00460849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Jeden drát, problémy s kolizemi</w:t>
      </w:r>
    </w:p>
    <w:p w14:paraId="6635FAC6" w14:textId="3D0E44BB" w:rsidR="00460849" w:rsidRPr="00751D1F" w:rsidRDefault="00460849" w:rsidP="00460849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Hvězdicová</w:t>
      </w:r>
    </w:p>
    <w:p w14:paraId="676F944C" w14:textId="1BE27820" w:rsidR="00460849" w:rsidRPr="00751D1F" w:rsidRDefault="00460849" w:rsidP="00460849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Peer-to-peer</w:t>
      </w:r>
    </w:p>
    <w:p w14:paraId="77534C70" w14:textId="177845D9" w:rsidR="00460849" w:rsidRPr="00751D1F" w:rsidRDefault="00460849" w:rsidP="00D86944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Správa zařízení</w:t>
      </w:r>
      <w:r w:rsidR="00D86944" w:rsidRPr="00751D1F">
        <w:rPr>
          <w:color w:val="0D0D0D" w:themeColor="text1" w:themeTint="F2"/>
        </w:rPr>
        <w:br/>
      </w:r>
      <w:r w:rsidR="00D86944" w:rsidRPr="00751D1F">
        <w:rPr>
          <w:noProof/>
          <w:color w:val="0D0D0D" w:themeColor="text1" w:themeTint="F2"/>
        </w:rPr>
        <w:drawing>
          <wp:inline distT="0" distB="0" distL="0" distR="0" wp14:anchorId="51B87D63" wp14:editId="3B0BC654">
            <wp:extent cx="1866085" cy="2648103"/>
            <wp:effectExtent l="0" t="0" r="127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8725" cy="26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5093" w14:textId="580567B8" w:rsidR="00D86944" w:rsidRPr="00751D1F" w:rsidRDefault="00D86944" w:rsidP="00D86944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Předání správy od zařízení procesoru</w:t>
      </w:r>
    </w:p>
    <w:p w14:paraId="6268D73B" w14:textId="1E12826E" w:rsidR="00D86944" w:rsidRPr="00751D1F" w:rsidRDefault="00D86944" w:rsidP="00D86944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Polling</w:t>
      </w:r>
      <w:proofErr w:type="spellEnd"/>
      <w:r w:rsidRPr="00751D1F">
        <w:rPr>
          <w:color w:val="0D0D0D" w:themeColor="text1" w:themeTint="F2"/>
        </w:rPr>
        <w:t xml:space="preserve"> </w:t>
      </w:r>
    </w:p>
    <w:p w14:paraId="47227580" w14:textId="45865C4A" w:rsidR="00D86944" w:rsidRPr="00751D1F" w:rsidRDefault="00D86944" w:rsidP="00D86944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CPU se jednou za čas ptá zařízení, zda se děje něco nového</w:t>
      </w:r>
    </w:p>
    <w:p w14:paraId="7D780987" w14:textId="219B00AC" w:rsidR="00D86944" w:rsidRPr="00751D1F" w:rsidRDefault="00D86944" w:rsidP="00D86944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Nevhodné, zpoždění a nutná aktivní kontrola ze strany CPU</w:t>
      </w:r>
    </w:p>
    <w:p w14:paraId="6577D49B" w14:textId="2D849133" w:rsidR="00D86944" w:rsidRPr="00751D1F" w:rsidRDefault="00D86944" w:rsidP="00D86944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Přerušení</w:t>
      </w:r>
    </w:p>
    <w:p w14:paraId="51C31EED" w14:textId="0A252B60" w:rsidR="00D86944" w:rsidRPr="00751D1F" w:rsidRDefault="00D86944" w:rsidP="00D86944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Řadič dá signál CPU, že nastala událost</w:t>
      </w:r>
    </w:p>
    <w:p w14:paraId="4EFDA6D0" w14:textId="44800EEF" w:rsidR="00D86944" w:rsidRPr="00751D1F" w:rsidRDefault="00D86944" w:rsidP="00D86944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CPU má pin pro IRQ (</w:t>
      </w:r>
      <w:proofErr w:type="spellStart"/>
      <w:r w:rsidRPr="00751D1F">
        <w:rPr>
          <w:color w:val="0D0D0D" w:themeColor="text1" w:themeTint="F2"/>
        </w:rPr>
        <w:t>interrupt</w:t>
      </w:r>
      <w:proofErr w:type="spellEnd"/>
      <w:r w:rsidRPr="00751D1F">
        <w:rPr>
          <w:color w:val="0D0D0D" w:themeColor="text1" w:themeTint="F2"/>
        </w:rPr>
        <w:t xml:space="preserve"> </w:t>
      </w:r>
      <w:proofErr w:type="spellStart"/>
      <w:r w:rsidRPr="00751D1F">
        <w:rPr>
          <w:color w:val="0D0D0D" w:themeColor="text1" w:themeTint="F2"/>
        </w:rPr>
        <w:t>request</w:t>
      </w:r>
      <w:proofErr w:type="spellEnd"/>
      <w:r w:rsidRPr="00751D1F">
        <w:rPr>
          <w:color w:val="0D0D0D" w:themeColor="text1" w:themeTint="F2"/>
        </w:rPr>
        <w:t>)</w:t>
      </w:r>
    </w:p>
    <w:p w14:paraId="7FC9BE1D" w14:textId="63B778C8" w:rsidR="00024FBA" w:rsidRPr="00751D1F" w:rsidRDefault="00024FBA" w:rsidP="00D86944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CPU přestane vykonávat instrukce a vyřídí přerušení</w:t>
      </w:r>
    </w:p>
    <w:p w14:paraId="4781CAE0" w14:textId="2BF2945C" w:rsidR="00D86944" w:rsidRPr="00751D1F" w:rsidRDefault="0075413F" w:rsidP="0075413F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DMA (Direct </w:t>
      </w:r>
      <w:proofErr w:type="spellStart"/>
      <w:r w:rsidRPr="00751D1F">
        <w:rPr>
          <w:color w:val="0D0D0D" w:themeColor="text1" w:themeTint="F2"/>
        </w:rPr>
        <w:t>Memory</w:t>
      </w:r>
      <w:proofErr w:type="spellEnd"/>
      <w:r w:rsidRPr="00751D1F">
        <w:rPr>
          <w:color w:val="0D0D0D" w:themeColor="text1" w:themeTint="F2"/>
        </w:rPr>
        <w:t xml:space="preserve"> Access)</w:t>
      </w:r>
    </w:p>
    <w:p w14:paraId="143259ED" w14:textId="67E19ACC" w:rsidR="0075413F" w:rsidRPr="00751D1F" w:rsidRDefault="0075413F" w:rsidP="0075413F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Řadič po dokončení práce namísto upozornění procesoru přímo zapíše do paměti</w:t>
      </w:r>
    </w:p>
    <w:p w14:paraId="54FC752D" w14:textId="13F95928" w:rsidR="0075413F" w:rsidRPr="00751D1F" w:rsidRDefault="0075413F" w:rsidP="0075413F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Až po okopírování dat je upozorněn procesor přerušením</w:t>
      </w:r>
    </w:p>
    <w:p w14:paraId="5FDE1E62" w14:textId="39D0AC02" w:rsidR="0075413F" w:rsidRPr="00751D1F" w:rsidRDefault="0075413F" w:rsidP="0075413F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Typy přerušení</w:t>
      </w:r>
    </w:p>
    <w:p w14:paraId="502305EF" w14:textId="7A001F4E" w:rsidR="0075413F" w:rsidRPr="00751D1F" w:rsidRDefault="0075413F" w:rsidP="0075413F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Externí</w:t>
      </w:r>
    </w:p>
    <w:p w14:paraId="71BDE96C" w14:textId="1DBC71E1" w:rsidR="0075413F" w:rsidRPr="00751D1F" w:rsidRDefault="0075413F" w:rsidP="0075413F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HW zdroj pošle přerušení na IRQ pin</w:t>
      </w:r>
    </w:p>
    <w:p w14:paraId="616995A9" w14:textId="46AAF96D" w:rsidR="0075413F" w:rsidRPr="00751D1F" w:rsidRDefault="0075413F" w:rsidP="0075413F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Lze zakázat (např. když je CPU v systémovém režimu) např. nastavením nějakého registru nebo speciální instrukcí</w:t>
      </w:r>
    </w:p>
    <w:p w14:paraId="282FB346" w14:textId="0E16D317" w:rsidR="00024FBA" w:rsidRPr="00751D1F" w:rsidRDefault="00024FBA" w:rsidP="00024FBA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lastRenderedPageBreak/>
        <w:t>Exception</w:t>
      </w:r>
      <w:proofErr w:type="spellEnd"/>
    </w:p>
    <w:p w14:paraId="2A52FE61" w14:textId="5B5BCD67" w:rsidR="00024FBA" w:rsidRPr="00751D1F" w:rsidRDefault="00024FBA" w:rsidP="00024FBA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Při chybě během zpracování instrukcí</w:t>
      </w:r>
    </w:p>
    <w:p w14:paraId="7712DEBF" w14:textId="7A2089CD" w:rsidR="00024FBA" w:rsidRPr="00751D1F" w:rsidRDefault="00024FBA" w:rsidP="00024FBA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Dva druhy</w:t>
      </w:r>
    </w:p>
    <w:p w14:paraId="4D5380E5" w14:textId="59675B81" w:rsidR="00024FBA" w:rsidRPr="00751D1F" w:rsidRDefault="00024FBA" w:rsidP="00024FBA">
      <w:pPr>
        <w:pStyle w:val="Odstavecseseznamem"/>
        <w:numPr>
          <w:ilvl w:val="4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Trap – instrukce, která způsobila chybu nemůže doběhnout. Přerušení se provede </w:t>
      </w:r>
      <w:r w:rsidR="00E832F1" w:rsidRPr="00751D1F">
        <w:rPr>
          <w:color w:val="0D0D0D" w:themeColor="text1" w:themeTint="F2"/>
        </w:rPr>
        <w:t>za</w:t>
      </w:r>
      <w:r w:rsidRPr="00751D1F">
        <w:rPr>
          <w:color w:val="0D0D0D" w:themeColor="text1" w:themeTint="F2"/>
        </w:rPr>
        <w:t xml:space="preserve"> ní.</w:t>
      </w:r>
    </w:p>
    <w:p w14:paraId="7EC8150C" w14:textId="325E7099" w:rsidR="00024FBA" w:rsidRPr="00751D1F" w:rsidRDefault="00024FBA" w:rsidP="00024FBA">
      <w:pPr>
        <w:pStyle w:val="Odstavecseseznamem"/>
        <w:numPr>
          <w:ilvl w:val="4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Fault</w:t>
      </w:r>
      <w:proofErr w:type="spellEnd"/>
      <w:r w:rsidRPr="00751D1F">
        <w:rPr>
          <w:color w:val="0D0D0D" w:themeColor="text1" w:themeTint="F2"/>
        </w:rPr>
        <w:t xml:space="preserve"> – instrukce, která způsobila chybu může doběhnout. Přerušení se provede </w:t>
      </w:r>
      <w:r w:rsidR="00E832F1" w:rsidRPr="00751D1F">
        <w:rPr>
          <w:color w:val="0D0D0D" w:themeColor="text1" w:themeTint="F2"/>
        </w:rPr>
        <w:t>před</w:t>
      </w:r>
      <w:r w:rsidRPr="00751D1F">
        <w:rPr>
          <w:color w:val="0D0D0D" w:themeColor="text1" w:themeTint="F2"/>
        </w:rPr>
        <w:t xml:space="preserve"> ní. Očekává se od OS, že může provedení instrukce napravit.</w:t>
      </w:r>
    </w:p>
    <w:p w14:paraId="6C1268F5" w14:textId="42C7FBAB" w:rsidR="001D1CF9" w:rsidRPr="00751D1F" w:rsidRDefault="001D1CF9" w:rsidP="001D1CF9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Softwareová</w:t>
      </w:r>
      <w:proofErr w:type="spellEnd"/>
    </w:p>
    <w:p w14:paraId="08F97500" w14:textId="0035FC3D" w:rsidR="00F43E39" w:rsidRPr="00751D1F" w:rsidRDefault="001D1CF9" w:rsidP="001D1CF9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Processing</w:t>
      </w:r>
      <w:proofErr w:type="spellEnd"/>
      <w:r w:rsidRPr="00751D1F">
        <w:rPr>
          <w:color w:val="0D0D0D" w:themeColor="text1" w:themeTint="F2"/>
        </w:rPr>
        <w:br/>
      </w:r>
      <w:r w:rsidRPr="00751D1F">
        <w:rPr>
          <w:noProof/>
          <w:color w:val="0D0D0D" w:themeColor="text1" w:themeTint="F2"/>
        </w:rPr>
        <w:drawing>
          <wp:inline distT="0" distB="0" distL="0" distR="0" wp14:anchorId="321A61C4" wp14:editId="383F13F0">
            <wp:extent cx="2392279" cy="2852928"/>
            <wp:effectExtent l="0" t="0" r="8255" b="508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5937" cy="288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A243" w14:textId="0D741F2C" w:rsidR="001D1CF9" w:rsidRPr="00751D1F" w:rsidRDefault="001D1CF9" w:rsidP="001D1CF9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Struktura</w:t>
      </w:r>
    </w:p>
    <w:p w14:paraId="3ADC9CD9" w14:textId="66EC9F00" w:rsidR="001D1CF9" w:rsidRPr="00751D1F" w:rsidRDefault="001D1CF9" w:rsidP="001D1CF9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Program</w:t>
      </w:r>
    </w:p>
    <w:p w14:paraId="1E9CA169" w14:textId="1B52DB59" w:rsidR="001D1CF9" w:rsidRPr="00751D1F" w:rsidRDefault="001D1CF9" w:rsidP="001D1CF9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Pasivní přeložená sada instrukcí</w:t>
      </w:r>
    </w:p>
    <w:p w14:paraId="77B339BC" w14:textId="54B595F6" w:rsidR="001D1CF9" w:rsidRPr="00751D1F" w:rsidRDefault="001D1CF9" w:rsidP="001D1CF9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Proces</w:t>
      </w:r>
    </w:p>
    <w:p w14:paraId="5546D3C9" w14:textId="7071C465" w:rsidR="001D1CF9" w:rsidRPr="00751D1F" w:rsidRDefault="001D1CF9" w:rsidP="001D1CF9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Instance programu vytvořená OS</w:t>
      </w:r>
    </w:p>
    <w:p w14:paraId="176B5D44" w14:textId="6763E5BB" w:rsidR="001D1CF9" w:rsidRPr="00751D1F" w:rsidRDefault="001D1CF9" w:rsidP="001D1CF9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Vlákno</w:t>
      </w:r>
    </w:p>
    <w:p w14:paraId="7E711989" w14:textId="166694DF" w:rsidR="00841EFC" w:rsidRPr="00751D1F" w:rsidRDefault="00841EFC" w:rsidP="00841EFC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Místo v procesu, kde se vykonávají instrukce</w:t>
      </w:r>
    </w:p>
    <w:p w14:paraId="7869FEE2" w14:textId="3E0ECA95" w:rsidR="00841EFC" w:rsidRPr="00751D1F" w:rsidRDefault="00841EFC" w:rsidP="00841EFC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Každé vlákno má vlastní zásobník</w:t>
      </w:r>
    </w:p>
    <w:p w14:paraId="782C1CD8" w14:textId="4F4C30D6" w:rsidR="001D1CF9" w:rsidRPr="00751D1F" w:rsidRDefault="00F21780" w:rsidP="001D1CF9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Fiber</w:t>
      </w:r>
      <w:proofErr w:type="spellEnd"/>
    </w:p>
    <w:p w14:paraId="38FA543D" w14:textId="4AB934C1" w:rsidR="00F21780" w:rsidRPr="00751D1F" w:rsidRDefault="00F21780" w:rsidP="00F21780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Úlohy</w:t>
      </w:r>
    </w:p>
    <w:p w14:paraId="1EC1CE9D" w14:textId="57CE6D6C" w:rsidR="00F21780" w:rsidRPr="00751D1F" w:rsidRDefault="00F21780" w:rsidP="0038488B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Scheduler</w:t>
      </w:r>
    </w:p>
    <w:p w14:paraId="2548A8AB" w14:textId="734F0ECE" w:rsidR="0038488B" w:rsidRPr="00751D1F" w:rsidRDefault="0038488B" w:rsidP="0038488B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Real-</w:t>
      </w:r>
      <w:proofErr w:type="spellStart"/>
      <w:r w:rsidRPr="00751D1F">
        <w:rPr>
          <w:color w:val="0D0D0D" w:themeColor="text1" w:themeTint="F2"/>
        </w:rPr>
        <w:t>time</w:t>
      </w:r>
      <w:proofErr w:type="spellEnd"/>
      <w:r w:rsidRPr="00751D1F">
        <w:rPr>
          <w:color w:val="0D0D0D" w:themeColor="text1" w:themeTint="F2"/>
        </w:rPr>
        <w:t xml:space="preserve"> </w:t>
      </w:r>
      <w:proofErr w:type="spellStart"/>
      <w:r w:rsidRPr="00751D1F">
        <w:rPr>
          <w:color w:val="0D0D0D" w:themeColor="text1" w:themeTint="F2"/>
        </w:rPr>
        <w:t>scheduling</w:t>
      </w:r>
      <w:proofErr w:type="spellEnd"/>
    </w:p>
    <w:p w14:paraId="3AF7FCAE" w14:textId="07DACB3E" w:rsidR="0038488B" w:rsidRPr="00751D1F" w:rsidRDefault="006045FB" w:rsidP="0038488B">
      <w:pPr>
        <w:pStyle w:val="Odstavecseseznamem"/>
        <w:numPr>
          <w:ilvl w:val="4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Každý proces má čas, kdy se spustí a čas, do kterého musí skončit</w:t>
      </w:r>
    </w:p>
    <w:p w14:paraId="6FB3C2B1" w14:textId="1C463178" w:rsidR="006045FB" w:rsidRPr="00751D1F" w:rsidRDefault="006045FB" w:rsidP="0038488B">
      <w:pPr>
        <w:pStyle w:val="Odstavecseseznamem"/>
        <w:numPr>
          <w:ilvl w:val="4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Deadline</w:t>
      </w:r>
      <w:proofErr w:type="spellEnd"/>
    </w:p>
    <w:p w14:paraId="4BE48835" w14:textId="63619AD8" w:rsidR="006045FB" w:rsidRPr="00751D1F" w:rsidRDefault="006045FB" w:rsidP="006045FB">
      <w:pPr>
        <w:pStyle w:val="Odstavecseseznamem"/>
        <w:numPr>
          <w:ilvl w:val="5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Hard – po překročení </w:t>
      </w:r>
      <w:proofErr w:type="spellStart"/>
      <w:r w:rsidRPr="00751D1F">
        <w:rPr>
          <w:color w:val="0D0D0D" w:themeColor="text1" w:themeTint="F2"/>
        </w:rPr>
        <w:t>deadlinu</w:t>
      </w:r>
      <w:proofErr w:type="spellEnd"/>
      <w:r w:rsidRPr="00751D1F">
        <w:rPr>
          <w:color w:val="0D0D0D" w:themeColor="text1" w:themeTint="F2"/>
        </w:rPr>
        <w:t xml:space="preserve"> už nemá cenu úlohu dokončovat</w:t>
      </w:r>
    </w:p>
    <w:p w14:paraId="327E31F4" w14:textId="44709D91" w:rsidR="006045FB" w:rsidRPr="00751D1F" w:rsidRDefault="006045FB" w:rsidP="006045FB">
      <w:pPr>
        <w:pStyle w:val="Odstavecseseznamem"/>
        <w:numPr>
          <w:ilvl w:val="5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Soft – i přesto, že čas už uběhl, pořád á význam úlohu dokončit</w:t>
      </w:r>
    </w:p>
    <w:p w14:paraId="15CEA27F" w14:textId="2F599234" w:rsidR="006045FB" w:rsidRPr="00751D1F" w:rsidRDefault="006045FB" w:rsidP="0038488B">
      <w:pPr>
        <w:pStyle w:val="Odstavecseseznamem"/>
        <w:numPr>
          <w:ilvl w:val="4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Typické pro systémy řízené událostmi</w:t>
      </w:r>
    </w:p>
    <w:p w14:paraId="1A4A9628" w14:textId="7156AE66" w:rsidR="006045FB" w:rsidRPr="00751D1F" w:rsidRDefault="006045FB" w:rsidP="0038488B">
      <w:pPr>
        <w:pStyle w:val="Odstavecseseznamem"/>
        <w:numPr>
          <w:ilvl w:val="4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Nutné nasadit jazyky, kde je jasné, co se děje (např. C, ne Python)</w:t>
      </w:r>
    </w:p>
    <w:p w14:paraId="256D67BB" w14:textId="10D4240F" w:rsidR="004B2B22" w:rsidRPr="00751D1F" w:rsidRDefault="004B2B22" w:rsidP="004B2B22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Stavy úloh</w:t>
      </w:r>
    </w:p>
    <w:p w14:paraId="35782067" w14:textId="31DA0C5C" w:rsidR="004B2B22" w:rsidRPr="00751D1F" w:rsidRDefault="004B2B22" w:rsidP="004B2B22">
      <w:pPr>
        <w:pStyle w:val="Odstavecseseznamem"/>
        <w:numPr>
          <w:ilvl w:val="4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Created</w:t>
      </w:r>
      <w:proofErr w:type="spellEnd"/>
    </w:p>
    <w:p w14:paraId="15190542" w14:textId="39F7575B" w:rsidR="004B2B22" w:rsidRPr="00751D1F" w:rsidRDefault="004B2B22" w:rsidP="004B2B22">
      <w:pPr>
        <w:pStyle w:val="Odstavecseseznamem"/>
        <w:numPr>
          <w:ilvl w:val="4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Terminated</w:t>
      </w:r>
      <w:proofErr w:type="spellEnd"/>
      <w:r w:rsidR="00A34959" w:rsidRPr="00751D1F">
        <w:rPr>
          <w:color w:val="0D0D0D" w:themeColor="text1" w:themeTint="F2"/>
        </w:rPr>
        <w:t xml:space="preserve"> (slovy </w:t>
      </w:r>
      <w:proofErr w:type="spellStart"/>
      <w:r w:rsidR="00A34959" w:rsidRPr="00751D1F">
        <w:rPr>
          <w:color w:val="0D0D0D" w:themeColor="text1" w:themeTint="F2"/>
        </w:rPr>
        <w:t>Yaghoba</w:t>
      </w:r>
      <w:proofErr w:type="spellEnd"/>
      <w:r w:rsidR="00A34959" w:rsidRPr="00751D1F">
        <w:rPr>
          <w:color w:val="0D0D0D" w:themeColor="text1" w:themeTint="F2"/>
        </w:rPr>
        <w:t xml:space="preserve"> - </w:t>
      </w:r>
      <w:proofErr w:type="spellStart"/>
      <w:r w:rsidR="00A34959" w:rsidRPr="00751D1F">
        <w:rPr>
          <w:color w:val="0D0D0D" w:themeColor="text1" w:themeTint="F2"/>
        </w:rPr>
        <w:t>zombáč</w:t>
      </w:r>
      <w:proofErr w:type="spellEnd"/>
      <w:r w:rsidR="00A34959" w:rsidRPr="00751D1F">
        <w:rPr>
          <w:color w:val="0D0D0D" w:themeColor="text1" w:themeTint="F2"/>
        </w:rPr>
        <w:t>)</w:t>
      </w:r>
    </w:p>
    <w:p w14:paraId="48519B4E" w14:textId="318CC25B" w:rsidR="004B2B22" w:rsidRPr="00751D1F" w:rsidRDefault="004B2B22" w:rsidP="004B2B22">
      <w:pPr>
        <w:pStyle w:val="Odstavecseseznamem"/>
        <w:numPr>
          <w:ilvl w:val="4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Ready</w:t>
      </w:r>
      <w:proofErr w:type="spellEnd"/>
      <w:r w:rsidRPr="00751D1F">
        <w:rPr>
          <w:color w:val="0D0D0D" w:themeColor="text1" w:themeTint="F2"/>
        </w:rPr>
        <w:t xml:space="preserve"> (</w:t>
      </w:r>
      <w:proofErr w:type="spellStart"/>
      <w:r w:rsidRPr="00751D1F">
        <w:rPr>
          <w:color w:val="0D0D0D" w:themeColor="text1" w:themeTint="F2"/>
        </w:rPr>
        <w:t>pending</w:t>
      </w:r>
      <w:proofErr w:type="spellEnd"/>
      <w:r w:rsidRPr="00751D1F">
        <w:rPr>
          <w:color w:val="0D0D0D" w:themeColor="text1" w:themeTint="F2"/>
        </w:rPr>
        <w:t>)</w:t>
      </w:r>
    </w:p>
    <w:p w14:paraId="0008E0A6" w14:textId="33A9917E" w:rsidR="00A34959" w:rsidRPr="00751D1F" w:rsidRDefault="00E54BA7" w:rsidP="00A34959">
      <w:pPr>
        <w:pStyle w:val="Odstavecseseznamem"/>
        <w:numPr>
          <w:ilvl w:val="5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lastRenderedPageBreak/>
        <w:t>Vlákno</w:t>
      </w:r>
      <w:r w:rsidR="00A34959" w:rsidRPr="00751D1F">
        <w:rPr>
          <w:color w:val="0D0D0D" w:themeColor="text1" w:themeTint="F2"/>
        </w:rPr>
        <w:t xml:space="preserve"> procesu může běžet, ale neběží … protože procesor jich má třeba jen 8, zatímco běžet by jich chtělo třeba 100</w:t>
      </w:r>
    </w:p>
    <w:p w14:paraId="50B666C7" w14:textId="3290EEE6" w:rsidR="004B2B22" w:rsidRPr="00751D1F" w:rsidRDefault="004B2B22" w:rsidP="004B2B22">
      <w:pPr>
        <w:pStyle w:val="Odstavecseseznamem"/>
        <w:numPr>
          <w:ilvl w:val="4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Running</w:t>
      </w:r>
      <w:proofErr w:type="spellEnd"/>
    </w:p>
    <w:p w14:paraId="7D29CDE9" w14:textId="35433657" w:rsidR="00A34959" w:rsidRPr="00751D1F" w:rsidRDefault="00A34959" w:rsidP="00A34959">
      <w:pPr>
        <w:pStyle w:val="Odstavecseseznamem"/>
        <w:numPr>
          <w:ilvl w:val="5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Vlákno běží na fyzickém vlákně procesoru</w:t>
      </w:r>
    </w:p>
    <w:p w14:paraId="7CAA4779" w14:textId="60DEFE1F" w:rsidR="004B2B22" w:rsidRPr="00751D1F" w:rsidRDefault="004B2B22" w:rsidP="004B2B22">
      <w:pPr>
        <w:pStyle w:val="Odstavecseseznamem"/>
        <w:numPr>
          <w:ilvl w:val="4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Blocked</w:t>
      </w:r>
      <w:proofErr w:type="spellEnd"/>
    </w:p>
    <w:p w14:paraId="65C7D0B6" w14:textId="2BF8F6AC" w:rsidR="00A34959" w:rsidRPr="00751D1F" w:rsidRDefault="00A34959" w:rsidP="00A34959">
      <w:pPr>
        <w:pStyle w:val="Odstavecseseznamem"/>
        <w:numPr>
          <w:ilvl w:val="5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Vlákno čeká na nějakou službu OS, která trvá dlouho</w:t>
      </w:r>
    </w:p>
    <w:p w14:paraId="0E01D57B" w14:textId="77777777" w:rsidR="000742CE" w:rsidRPr="00751D1F" w:rsidRDefault="000742CE" w:rsidP="000742CE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Scheduling</w:t>
      </w:r>
      <w:proofErr w:type="spellEnd"/>
      <w:r w:rsidRPr="00751D1F">
        <w:rPr>
          <w:color w:val="0D0D0D" w:themeColor="text1" w:themeTint="F2"/>
        </w:rPr>
        <w:t xml:space="preserve"> (plánování)</w:t>
      </w:r>
    </w:p>
    <w:p w14:paraId="091BE3E1" w14:textId="5A0BBB34" w:rsidR="000742CE" w:rsidRPr="00751D1F" w:rsidRDefault="000742CE" w:rsidP="000742CE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Cíle</w:t>
      </w:r>
    </w:p>
    <w:p w14:paraId="0F199BAD" w14:textId="05347A9E" w:rsidR="000742CE" w:rsidRPr="00751D1F" w:rsidRDefault="000742CE" w:rsidP="000742CE">
      <w:pPr>
        <w:pStyle w:val="Odstavecseseznamem"/>
        <w:numPr>
          <w:ilvl w:val="4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Různé aplikace mají různé cíle</w:t>
      </w:r>
    </w:p>
    <w:p w14:paraId="1C18E84A" w14:textId="1BB538AB" w:rsidR="00193004" w:rsidRPr="00751D1F" w:rsidRDefault="000742CE" w:rsidP="00193004">
      <w:pPr>
        <w:pStyle w:val="Odstavecseseznamem"/>
        <w:numPr>
          <w:ilvl w:val="4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Maximální vytížení procesoru</w:t>
      </w:r>
    </w:p>
    <w:p w14:paraId="124BC7B3" w14:textId="0C5A6A4E" w:rsidR="00193004" w:rsidRPr="00751D1F" w:rsidRDefault="00193004" w:rsidP="00193004">
      <w:pPr>
        <w:pStyle w:val="Odstavecseseznamem"/>
        <w:numPr>
          <w:ilvl w:val="4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Nejrychlejší zpracování vláken</w:t>
      </w:r>
    </w:p>
    <w:p w14:paraId="03ACF327" w14:textId="26AF5F6F" w:rsidR="00193004" w:rsidRPr="00751D1F" w:rsidRDefault="00193004" w:rsidP="00193004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Priorita</w:t>
      </w:r>
    </w:p>
    <w:p w14:paraId="30ECFA85" w14:textId="1C637EEB" w:rsidR="00193004" w:rsidRPr="00751D1F" w:rsidRDefault="00193004" w:rsidP="00193004">
      <w:pPr>
        <w:pStyle w:val="Odstavecseseznamem"/>
        <w:numPr>
          <w:ilvl w:val="4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Procesu lze přiřadit prioritu</w:t>
      </w:r>
    </w:p>
    <w:p w14:paraId="3008CA79" w14:textId="0D533B47" w:rsidR="00193004" w:rsidRPr="00751D1F" w:rsidRDefault="00193004" w:rsidP="00193004">
      <w:pPr>
        <w:pStyle w:val="Odstavecseseznamem"/>
        <w:numPr>
          <w:ilvl w:val="4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Statická priorita</w:t>
      </w:r>
    </w:p>
    <w:p w14:paraId="1118B3EC" w14:textId="73AC3781" w:rsidR="00193004" w:rsidRPr="00751D1F" w:rsidRDefault="00193004" w:rsidP="00193004">
      <w:pPr>
        <w:pStyle w:val="Odstavecseseznamem"/>
        <w:numPr>
          <w:ilvl w:val="5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Přiřazena na začátku procesu</w:t>
      </w:r>
    </w:p>
    <w:p w14:paraId="30DA33AB" w14:textId="33A16E65" w:rsidR="00193004" w:rsidRPr="00751D1F" w:rsidRDefault="00193004" w:rsidP="00193004">
      <w:pPr>
        <w:pStyle w:val="Odstavecseseznamem"/>
        <w:numPr>
          <w:ilvl w:val="4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Dynamická priorita</w:t>
      </w:r>
    </w:p>
    <w:p w14:paraId="5314DAC7" w14:textId="0660546B" w:rsidR="00193004" w:rsidRPr="00751D1F" w:rsidRDefault="00193004" w:rsidP="00193004">
      <w:pPr>
        <w:pStyle w:val="Odstavecseseznamem"/>
        <w:numPr>
          <w:ilvl w:val="5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Zajišťuje spravedlivost plánování</w:t>
      </w:r>
    </w:p>
    <w:p w14:paraId="38933B41" w14:textId="0700F5FF" w:rsidR="00193004" w:rsidRPr="00751D1F" w:rsidRDefault="00193004" w:rsidP="00193004">
      <w:pPr>
        <w:pStyle w:val="Odstavecseseznamem"/>
        <w:numPr>
          <w:ilvl w:val="5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Dokud jsou vlákna ve stavu </w:t>
      </w:r>
      <w:proofErr w:type="spellStart"/>
      <w:r w:rsidRPr="00751D1F">
        <w:rPr>
          <w:color w:val="0D0D0D" w:themeColor="text1" w:themeTint="F2"/>
        </w:rPr>
        <w:t>Ready</w:t>
      </w:r>
      <w:proofErr w:type="spellEnd"/>
      <w:r w:rsidRPr="00751D1F">
        <w:rPr>
          <w:color w:val="0D0D0D" w:themeColor="text1" w:themeTint="F2"/>
        </w:rPr>
        <w:t>, tak se jim periodicky zvedá priorita</w:t>
      </w:r>
      <w:r w:rsidR="00910B70" w:rsidRPr="00751D1F">
        <w:rPr>
          <w:color w:val="0D0D0D" w:themeColor="text1" w:themeTint="F2"/>
        </w:rPr>
        <w:t xml:space="preserve">. Po přechodu do stavu </w:t>
      </w:r>
      <w:proofErr w:type="spellStart"/>
      <w:r w:rsidR="00910B70" w:rsidRPr="00751D1F">
        <w:rPr>
          <w:color w:val="0D0D0D" w:themeColor="text1" w:themeTint="F2"/>
        </w:rPr>
        <w:t>running</w:t>
      </w:r>
      <w:proofErr w:type="spellEnd"/>
      <w:r w:rsidR="00910B70" w:rsidRPr="00751D1F">
        <w:rPr>
          <w:color w:val="0D0D0D" w:themeColor="text1" w:themeTint="F2"/>
        </w:rPr>
        <w:t xml:space="preserve"> se vynuluje.</w:t>
      </w:r>
    </w:p>
    <w:p w14:paraId="57A19177" w14:textId="4AE9E9EA" w:rsidR="00193004" w:rsidRPr="00751D1F" w:rsidRDefault="00193004" w:rsidP="00193004">
      <w:pPr>
        <w:pStyle w:val="Odstavecseseznamem"/>
        <w:numPr>
          <w:ilvl w:val="4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Celková priorita = statická + dynamická</w:t>
      </w:r>
    </w:p>
    <w:p w14:paraId="0ABF8B48" w14:textId="02FFAFB3" w:rsidR="00910B70" w:rsidRPr="00751D1F" w:rsidRDefault="00910B70" w:rsidP="00910B70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Algoritmy pro plánování</w:t>
      </w:r>
    </w:p>
    <w:p w14:paraId="260429FD" w14:textId="022F059A" w:rsidR="00910B70" w:rsidRPr="00751D1F" w:rsidRDefault="00910B70" w:rsidP="00910B70">
      <w:pPr>
        <w:pStyle w:val="Odstavecseseznamem"/>
        <w:numPr>
          <w:ilvl w:val="4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Nepreemtivní</w:t>
      </w:r>
      <w:proofErr w:type="spellEnd"/>
      <w:r w:rsidRPr="00751D1F">
        <w:rPr>
          <w:color w:val="0D0D0D" w:themeColor="text1" w:themeTint="F2"/>
        </w:rPr>
        <w:t xml:space="preserve"> systémy</w:t>
      </w:r>
    </w:p>
    <w:p w14:paraId="3FA33D1D" w14:textId="2F049051" w:rsidR="00910B70" w:rsidRPr="00751D1F" w:rsidRDefault="00910B70" w:rsidP="00910B70">
      <w:pPr>
        <w:pStyle w:val="Odstavecseseznamem"/>
        <w:numPr>
          <w:ilvl w:val="5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First</w:t>
      </w:r>
      <w:proofErr w:type="spellEnd"/>
      <w:r w:rsidRPr="00751D1F">
        <w:rPr>
          <w:color w:val="0D0D0D" w:themeColor="text1" w:themeTint="F2"/>
        </w:rPr>
        <w:t xml:space="preserve"> </w:t>
      </w:r>
      <w:proofErr w:type="spellStart"/>
      <w:r w:rsidRPr="00751D1F">
        <w:rPr>
          <w:color w:val="0D0D0D" w:themeColor="text1" w:themeTint="F2"/>
        </w:rPr>
        <w:t>Come</w:t>
      </w:r>
      <w:proofErr w:type="spellEnd"/>
      <w:r w:rsidRPr="00751D1F">
        <w:rPr>
          <w:color w:val="0D0D0D" w:themeColor="text1" w:themeTint="F2"/>
        </w:rPr>
        <w:t xml:space="preserve">, </w:t>
      </w:r>
      <w:proofErr w:type="spellStart"/>
      <w:r w:rsidRPr="00751D1F">
        <w:rPr>
          <w:color w:val="0D0D0D" w:themeColor="text1" w:themeTint="F2"/>
        </w:rPr>
        <w:t>First</w:t>
      </w:r>
      <w:proofErr w:type="spellEnd"/>
      <w:r w:rsidRPr="00751D1F">
        <w:rPr>
          <w:color w:val="0D0D0D" w:themeColor="text1" w:themeTint="F2"/>
        </w:rPr>
        <w:t xml:space="preserve"> Serve (fronta)</w:t>
      </w:r>
    </w:p>
    <w:p w14:paraId="5D2138BC" w14:textId="4481E5A6" w:rsidR="00910B70" w:rsidRPr="00751D1F" w:rsidRDefault="00910B70" w:rsidP="00910B70">
      <w:pPr>
        <w:pStyle w:val="Odstavecseseznamem"/>
        <w:numPr>
          <w:ilvl w:val="5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Shortest</w:t>
      </w:r>
      <w:proofErr w:type="spellEnd"/>
      <w:r w:rsidRPr="00751D1F">
        <w:rPr>
          <w:color w:val="0D0D0D" w:themeColor="text1" w:themeTint="F2"/>
        </w:rPr>
        <w:t xml:space="preserve"> Job </w:t>
      </w:r>
      <w:proofErr w:type="spellStart"/>
      <w:r w:rsidRPr="00751D1F">
        <w:rPr>
          <w:color w:val="0D0D0D" w:themeColor="text1" w:themeTint="F2"/>
        </w:rPr>
        <w:t>First</w:t>
      </w:r>
      <w:proofErr w:type="spellEnd"/>
    </w:p>
    <w:p w14:paraId="4653EDD7" w14:textId="31CA3671" w:rsidR="00910B70" w:rsidRPr="00751D1F" w:rsidRDefault="00910B70" w:rsidP="00910B70">
      <w:pPr>
        <w:pStyle w:val="Odstavecseseznamem"/>
        <w:numPr>
          <w:ilvl w:val="6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Potřebuje znát očekávanou délku zpracování procesu</w:t>
      </w:r>
    </w:p>
    <w:p w14:paraId="35975283" w14:textId="3E1C3254" w:rsidR="00910B70" w:rsidRPr="00751D1F" w:rsidRDefault="00910B70" w:rsidP="00910B70">
      <w:pPr>
        <w:pStyle w:val="Odstavecseseznamem"/>
        <w:numPr>
          <w:ilvl w:val="5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Longest</w:t>
      </w:r>
      <w:proofErr w:type="spellEnd"/>
      <w:r w:rsidRPr="00751D1F">
        <w:rPr>
          <w:color w:val="0D0D0D" w:themeColor="text1" w:themeTint="F2"/>
        </w:rPr>
        <w:t xml:space="preserve"> Job </w:t>
      </w:r>
      <w:proofErr w:type="spellStart"/>
      <w:r w:rsidRPr="00751D1F">
        <w:rPr>
          <w:color w:val="0D0D0D" w:themeColor="text1" w:themeTint="F2"/>
        </w:rPr>
        <w:t>First</w:t>
      </w:r>
      <w:proofErr w:type="spellEnd"/>
    </w:p>
    <w:p w14:paraId="5AC388AC" w14:textId="7B21E3BB" w:rsidR="00910B70" w:rsidRPr="00751D1F" w:rsidRDefault="00910B70" w:rsidP="00910B70">
      <w:pPr>
        <w:pStyle w:val="Odstavecseseznamem"/>
        <w:numPr>
          <w:ilvl w:val="4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Preemtivní</w:t>
      </w:r>
      <w:proofErr w:type="spellEnd"/>
      <w:r w:rsidRPr="00751D1F">
        <w:rPr>
          <w:color w:val="0D0D0D" w:themeColor="text1" w:themeTint="F2"/>
        </w:rPr>
        <w:t xml:space="preserve"> systémy (každé vlákno má omezený čas na průběh)</w:t>
      </w:r>
    </w:p>
    <w:p w14:paraId="512BBF99" w14:textId="26E9F569" w:rsidR="00910B70" w:rsidRPr="00751D1F" w:rsidRDefault="00910B70" w:rsidP="00910B70">
      <w:pPr>
        <w:pStyle w:val="Odstavecseseznamem"/>
        <w:numPr>
          <w:ilvl w:val="5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Round</w:t>
      </w:r>
      <w:proofErr w:type="spellEnd"/>
      <w:r w:rsidRPr="00751D1F">
        <w:rPr>
          <w:color w:val="0D0D0D" w:themeColor="text1" w:themeTint="F2"/>
        </w:rPr>
        <w:t xml:space="preserve"> Robin (fronta)</w:t>
      </w:r>
    </w:p>
    <w:p w14:paraId="78788E70" w14:textId="0035523B" w:rsidR="00581CE8" w:rsidRPr="00751D1F" w:rsidRDefault="00581CE8" w:rsidP="00910B70">
      <w:pPr>
        <w:pStyle w:val="Odstavecseseznamem"/>
        <w:numPr>
          <w:ilvl w:val="5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Víceúrovňová fronta</w:t>
      </w:r>
    </w:p>
    <w:p w14:paraId="18A0628D" w14:textId="3F9F0E88" w:rsidR="00581CE8" w:rsidRPr="00751D1F" w:rsidRDefault="00581CE8" w:rsidP="00581CE8">
      <w:pPr>
        <w:pStyle w:val="Odstavecseseznamem"/>
        <w:numPr>
          <w:ilvl w:val="6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Reaguje na potřeby procesů</w:t>
      </w:r>
    </w:p>
    <w:p w14:paraId="53FD5511" w14:textId="4F0FD2D2" w:rsidR="00581CE8" w:rsidRPr="00751D1F" w:rsidRDefault="00581CE8" w:rsidP="00581CE8">
      <w:pPr>
        <w:pStyle w:val="Odstavecseseznamem"/>
        <w:numPr>
          <w:ilvl w:val="6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Sestupně klesá priorita procesů</w:t>
      </w:r>
    </w:p>
    <w:p w14:paraId="2D17A98B" w14:textId="24A8228D" w:rsidR="00581CE8" w:rsidRPr="00751D1F" w:rsidRDefault="00581CE8" w:rsidP="00581CE8">
      <w:pPr>
        <w:pStyle w:val="Odstavecseseznamem"/>
        <w:numPr>
          <w:ilvl w:val="5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Completly</w:t>
      </w:r>
      <w:proofErr w:type="spellEnd"/>
      <w:r w:rsidRPr="00751D1F">
        <w:rPr>
          <w:color w:val="0D0D0D" w:themeColor="text1" w:themeTint="F2"/>
        </w:rPr>
        <w:t xml:space="preserve"> fair scheduler (CFS)</w:t>
      </w:r>
    </w:p>
    <w:p w14:paraId="61424BFE" w14:textId="044D3902" w:rsidR="00581CE8" w:rsidRPr="00751D1F" w:rsidRDefault="000A3FAE" w:rsidP="000A3FAE">
      <w:pPr>
        <w:pStyle w:val="Odstavecseseznamem"/>
        <w:numPr>
          <w:ilvl w:val="6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Procesy jsou v červeno-černém stromě</w:t>
      </w:r>
    </w:p>
    <w:p w14:paraId="08C11A98" w14:textId="5A883FA4" w:rsidR="00F21780" w:rsidRPr="00751D1F" w:rsidRDefault="00F21780" w:rsidP="00F21780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Multitasking</w:t>
      </w:r>
    </w:p>
    <w:p w14:paraId="37FE682C" w14:textId="1C834E21" w:rsidR="00A34959" w:rsidRPr="00751D1F" w:rsidRDefault="00A34959" w:rsidP="00A34959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Cooperative</w:t>
      </w:r>
      <w:proofErr w:type="spellEnd"/>
    </w:p>
    <w:p w14:paraId="7458F8D7" w14:textId="7396EE2E" w:rsidR="00A34959" w:rsidRPr="00751D1F" w:rsidRDefault="000742CE" w:rsidP="00A34959">
      <w:pPr>
        <w:pStyle w:val="Odstavecseseznamem"/>
        <w:numPr>
          <w:ilvl w:val="4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Všechna vlákna spolupracují a ukončí se, aby uvolnilo místo dalším</w:t>
      </w:r>
    </w:p>
    <w:p w14:paraId="4C7B2F3E" w14:textId="003C5C6B" w:rsidR="00A34959" w:rsidRPr="00751D1F" w:rsidRDefault="00A34959" w:rsidP="00A34959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Preemptive</w:t>
      </w:r>
      <w:proofErr w:type="spellEnd"/>
    </w:p>
    <w:p w14:paraId="26B2122C" w14:textId="0A69A6E5" w:rsidR="000742CE" w:rsidRPr="00751D1F" w:rsidRDefault="000742CE" w:rsidP="000742CE">
      <w:pPr>
        <w:pStyle w:val="Odstavecseseznamem"/>
        <w:numPr>
          <w:ilvl w:val="4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Každé vlákno dostane časový slot</w:t>
      </w:r>
    </w:p>
    <w:p w14:paraId="12344855" w14:textId="4997B8DD" w:rsidR="000742CE" w:rsidRPr="00751D1F" w:rsidRDefault="000742CE" w:rsidP="000742CE">
      <w:pPr>
        <w:pStyle w:val="Odstavecseseznamem"/>
        <w:numPr>
          <w:ilvl w:val="4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Na jeho konci je vlákno ukončeno přerušením</w:t>
      </w:r>
    </w:p>
    <w:p w14:paraId="546B1794" w14:textId="2CF561B2" w:rsidR="00F21780" w:rsidRPr="00751D1F" w:rsidRDefault="00F21780" w:rsidP="00F21780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Multipreocessing</w:t>
      </w:r>
      <w:proofErr w:type="spellEnd"/>
    </w:p>
    <w:p w14:paraId="5CB1C0F4" w14:textId="114E0B6E" w:rsidR="00F21780" w:rsidRPr="00751D1F" w:rsidRDefault="00F21780" w:rsidP="00F21780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Context</w:t>
      </w:r>
      <w:proofErr w:type="spellEnd"/>
    </w:p>
    <w:p w14:paraId="7A193A7F" w14:textId="2190BFFF" w:rsidR="00F21780" w:rsidRPr="00751D1F" w:rsidRDefault="00F21780" w:rsidP="00F21780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ContextSwitch</w:t>
      </w:r>
      <w:proofErr w:type="spellEnd"/>
    </w:p>
    <w:p w14:paraId="49224AF0" w14:textId="2245DD04" w:rsidR="000A3FAE" w:rsidRPr="00751D1F" w:rsidRDefault="000A3FAE" w:rsidP="000A3FAE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Soubor</w:t>
      </w:r>
    </w:p>
    <w:p w14:paraId="6D3CB386" w14:textId="3D33F7DB" w:rsidR="000A3FAE" w:rsidRPr="00751D1F" w:rsidRDefault="000A3FAE" w:rsidP="000A3FAE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Kolekce souvisejících dat</w:t>
      </w:r>
    </w:p>
    <w:p w14:paraId="0DB8655A" w14:textId="0C30EC50" w:rsidR="000A3FAE" w:rsidRPr="00751D1F" w:rsidRDefault="000A3FAE" w:rsidP="000A3FAE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Operace</w:t>
      </w:r>
    </w:p>
    <w:p w14:paraId="4BE675FB" w14:textId="279CB86D" w:rsidR="000A3FAE" w:rsidRPr="00751D1F" w:rsidRDefault="000A3FAE" w:rsidP="000A3FAE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Open, </w:t>
      </w:r>
      <w:proofErr w:type="spellStart"/>
      <w:r w:rsidRPr="00751D1F">
        <w:rPr>
          <w:color w:val="0D0D0D" w:themeColor="text1" w:themeTint="F2"/>
        </w:rPr>
        <w:t>Close</w:t>
      </w:r>
      <w:proofErr w:type="spellEnd"/>
      <w:r w:rsidRPr="00751D1F">
        <w:rPr>
          <w:color w:val="0D0D0D" w:themeColor="text1" w:themeTint="F2"/>
        </w:rPr>
        <w:t xml:space="preserve">, </w:t>
      </w:r>
      <w:proofErr w:type="spellStart"/>
      <w:r w:rsidRPr="00751D1F">
        <w:rPr>
          <w:color w:val="0D0D0D" w:themeColor="text1" w:themeTint="F2"/>
        </w:rPr>
        <w:t>Read</w:t>
      </w:r>
      <w:proofErr w:type="spellEnd"/>
      <w:r w:rsidRPr="00751D1F">
        <w:rPr>
          <w:color w:val="0D0D0D" w:themeColor="text1" w:themeTint="F2"/>
        </w:rPr>
        <w:t xml:space="preserve">, </w:t>
      </w:r>
      <w:proofErr w:type="spellStart"/>
      <w:r w:rsidRPr="00751D1F">
        <w:rPr>
          <w:color w:val="0D0D0D" w:themeColor="text1" w:themeTint="F2"/>
        </w:rPr>
        <w:t>Write</w:t>
      </w:r>
      <w:proofErr w:type="spellEnd"/>
      <w:r w:rsidRPr="00751D1F">
        <w:rPr>
          <w:color w:val="0D0D0D" w:themeColor="text1" w:themeTint="F2"/>
        </w:rPr>
        <w:t xml:space="preserve">, </w:t>
      </w:r>
      <w:proofErr w:type="spellStart"/>
      <w:r w:rsidRPr="00751D1F">
        <w:rPr>
          <w:color w:val="0D0D0D" w:themeColor="text1" w:themeTint="F2"/>
        </w:rPr>
        <w:t>Seek</w:t>
      </w:r>
      <w:proofErr w:type="spellEnd"/>
    </w:p>
    <w:p w14:paraId="425C06FD" w14:textId="63F48F13" w:rsidR="00A0465E" w:rsidRPr="00751D1F" w:rsidRDefault="00A0465E" w:rsidP="00A0465E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Přístup</w:t>
      </w:r>
    </w:p>
    <w:p w14:paraId="3821AB83" w14:textId="251FEF08" w:rsidR="00A0465E" w:rsidRPr="00751D1F" w:rsidRDefault="00A0465E" w:rsidP="00A0465E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Sekvenční, náhodný</w:t>
      </w:r>
    </w:p>
    <w:p w14:paraId="5521D45B" w14:textId="5EB22BA7" w:rsidR="00A0465E" w:rsidRPr="00751D1F" w:rsidRDefault="00A0465E" w:rsidP="00A0465E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lastRenderedPageBreak/>
        <w:t>Adresář</w:t>
      </w:r>
    </w:p>
    <w:p w14:paraId="744188B8" w14:textId="1A513EA2" w:rsidR="00A0465E" w:rsidRPr="00751D1F" w:rsidRDefault="00A0465E" w:rsidP="00A0465E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Množina souborů</w:t>
      </w:r>
    </w:p>
    <w:p w14:paraId="39DC99F4" w14:textId="639C2E52" w:rsidR="00AD5DE3" w:rsidRPr="00751D1F" w:rsidRDefault="00AD5DE3" w:rsidP="00AD5DE3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File</w:t>
      </w:r>
      <w:proofErr w:type="spellEnd"/>
      <w:r w:rsidRPr="00751D1F">
        <w:rPr>
          <w:color w:val="0D0D0D" w:themeColor="text1" w:themeTint="F2"/>
        </w:rPr>
        <w:t xml:space="preserve"> systém</w:t>
      </w:r>
    </w:p>
    <w:p w14:paraId="79A9EC0F" w14:textId="28518D08" w:rsidR="00AD5DE3" w:rsidRPr="00751D1F" w:rsidRDefault="00AD5DE3" w:rsidP="00AD5DE3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Kontroluje, jak jsou data ukládána</w:t>
      </w:r>
    </w:p>
    <w:p w14:paraId="72608249" w14:textId="4B7AC544" w:rsidR="00AD5DE3" w:rsidRPr="00751D1F" w:rsidRDefault="00AD5DE3" w:rsidP="00AD5DE3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Vytváří abstrakci pro soubory a adresáře</w:t>
      </w:r>
    </w:p>
    <w:p w14:paraId="3FEEA908" w14:textId="39E1274C" w:rsidR="005B0393" w:rsidRPr="00751D1F" w:rsidRDefault="005B0393" w:rsidP="00AD5DE3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Adresář pouze speciální soubor</w:t>
      </w:r>
    </w:p>
    <w:p w14:paraId="13ED706B" w14:textId="3650E5BB" w:rsidR="00AD5DE3" w:rsidRPr="00751D1F" w:rsidRDefault="00AD5DE3" w:rsidP="00AD5DE3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Funkce</w:t>
      </w:r>
    </w:p>
    <w:p w14:paraId="5889F5F3" w14:textId="7B8F9233" w:rsidR="00AD5DE3" w:rsidRPr="00751D1F" w:rsidRDefault="00AD5DE3" w:rsidP="00AD5DE3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Překlad jmen souborů</w:t>
      </w:r>
      <w:r w:rsidR="00CF2716" w:rsidRPr="00751D1F">
        <w:rPr>
          <w:color w:val="0D0D0D" w:themeColor="text1" w:themeTint="F2"/>
        </w:rPr>
        <w:t xml:space="preserve"> (hledání)</w:t>
      </w:r>
    </w:p>
    <w:p w14:paraId="171F7C5F" w14:textId="0F7FD605" w:rsidR="00AD5DE3" w:rsidRPr="00751D1F" w:rsidRDefault="00AD5DE3" w:rsidP="00AD5DE3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Lokalizace souborů</w:t>
      </w:r>
    </w:p>
    <w:p w14:paraId="36423D5B" w14:textId="5E4A1FEA" w:rsidR="00AD5DE3" w:rsidRPr="00751D1F" w:rsidRDefault="00CF2716" w:rsidP="00AD5DE3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Správa</w:t>
      </w:r>
      <w:r w:rsidR="00AD5DE3" w:rsidRPr="00751D1F">
        <w:rPr>
          <w:color w:val="0D0D0D" w:themeColor="text1" w:themeTint="F2"/>
        </w:rPr>
        <w:t xml:space="preserve"> volných bloků</w:t>
      </w:r>
    </w:p>
    <w:p w14:paraId="07E01E5F" w14:textId="3FCEC2F7" w:rsidR="00AD5DE3" w:rsidRPr="00751D1F" w:rsidRDefault="00AD5DE3" w:rsidP="00AD5DE3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Bitmapa, </w:t>
      </w:r>
      <w:proofErr w:type="spellStart"/>
      <w:r w:rsidRPr="00751D1F">
        <w:rPr>
          <w:color w:val="0D0D0D" w:themeColor="text1" w:themeTint="F2"/>
        </w:rPr>
        <w:t>linked</w:t>
      </w:r>
      <w:proofErr w:type="spellEnd"/>
      <w:r w:rsidRPr="00751D1F">
        <w:rPr>
          <w:color w:val="0D0D0D" w:themeColor="text1" w:themeTint="F2"/>
        </w:rPr>
        <w:t xml:space="preserve"> list</w:t>
      </w:r>
      <w:r w:rsidR="00CF2716" w:rsidRPr="00751D1F">
        <w:rPr>
          <w:color w:val="0D0D0D" w:themeColor="text1" w:themeTint="F2"/>
        </w:rPr>
        <w:t xml:space="preserve"> (ve volném je odkaz na dalšího)</w:t>
      </w:r>
    </w:p>
    <w:p w14:paraId="3EDA1BDD" w14:textId="385DE0E3" w:rsidR="00CF2716" w:rsidRPr="00751D1F" w:rsidRDefault="00CF2716" w:rsidP="00CF2716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Lokální</w:t>
      </w:r>
    </w:p>
    <w:p w14:paraId="048937F0" w14:textId="4A41A3B4" w:rsidR="00CF2716" w:rsidRPr="00751D1F" w:rsidRDefault="00CF2716" w:rsidP="00CF2716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FAT (</w:t>
      </w:r>
      <w:proofErr w:type="spellStart"/>
      <w:r w:rsidRPr="00751D1F">
        <w:rPr>
          <w:color w:val="0D0D0D" w:themeColor="text1" w:themeTint="F2"/>
        </w:rPr>
        <w:t>File</w:t>
      </w:r>
      <w:proofErr w:type="spellEnd"/>
      <w:r w:rsidRPr="00751D1F">
        <w:rPr>
          <w:color w:val="0D0D0D" w:themeColor="text1" w:themeTint="F2"/>
        </w:rPr>
        <w:t xml:space="preserve"> </w:t>
      </w:r>
      <w:proofErr w:type="spellStart"/>
      <w:r w:rsidRPr="00751D1F">
        <w:rPr>
          <w:color w:val="0D0D0D" w:themeColor="text1" w:themeTint="F2"/>
        </w:rPr>
        <w:t>alocation</w:t>
      </w:r>
      <w:proofErr w:type="spellEnd"/>
      <w:r w:rsidRPr="00751D1F">
        <w:rPr>
          <w:color w:val="0D0D0D" w:themeColor="text1" w:themeTint="F2"/>
        </w:rPr>
        <w:t xml:space="preserve"> table)</w:t>
      </w:r>
    </w:p>
    <w:p w14:paraId="4C37F157" w14:textId="53321970" w:rsidR="00CF2716" w:rsidRPr="00751D1F" w:rsidRDefault="00CF2716" w:rsidP="00CF2716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Jednoduchý, původně na MS-DOS</w:t>
      </w:r>
    </w:p>
    <w:p w14:paraId="4406D0DA" w14:textId="20D2BE02" w:rsidR="00CF2716" w:rsidRPr="00751D1F" w:rsidRDefault="00D0319D" w:rsidP="00CF2716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Seznam souborů</w:t>
      </w:r>
    </w:p>
    <w:p w14:paraId="4FD00FA5" w14:textId="20CB68E8" w:rsidR="00D0319D" w:rsidRPr="00751D1F" w:rsidRDefault="00D0319D" w:rsidP="00D0319D">
      <w:pPr>
        <w:pStyle w:val="Odstavecseseznamem"/>
        <w:numPr>
          <w:ilvl w:val="4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Každý soubor má odkaz na první datový blok</w:t>
      </w:r>
    </w:p>
    <w:p w14:paraId="36845EB4" w14:textId="700AAC03" w:rsidR="00D0319D" w:rsidRPr="00751D1F" w:rsidRDefault="00D0319D" w:rsidP="00D0319D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Ochrana proti poškození při nečekaném přerušení zápisu</w:t>
      </w:r>
    </w:p>
    <w:p w14:paraId="6475D3F1" w14:textId="2FA4AF56" w:rsidR="00D0319D" w:rsidRPr="00751D1F" w:rsidRDefault="00D0319D" w:rsidP="00D0319D">
      <w:pPr>
        <w:pStyle w:val="Odstavecseseznamem"/>
        <w:numPr>
          <w:ilvl w:val="4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Vždy dvě kopie – do jedné zapisuji, když se to povede, přehodím do druhé (FAT1, FAT2)</w:t>
      </w:r>
    </w:p>
    <w:p w14:paraId="5BE74C8F" w14:textId="589EC346" w:rsidR="00D0319D" w:rsidRPr="00751D1F" w:rsidRDefault="00D0319D" w:rsidP="00D0319D">
      <w:pPr>
        <w:pStyle w:val="Odstavecseseznamem"/>
        <w:numPr>
          <w:ilvl w:val="4"/>
          <w:numId w:val="1"/>
        </w:numPr>
        <w:rPr>
          <w:color w:val="0D0D0D" w:themeColor="text1" w:themeTint="F2"/>
        </w:rPr>
      </w:pPr>
      <w:r w:rsidRPr="00751D1F">
        <w:rPr>
          <w:noProof/>
          <w:color w:val="0D0D0D" w:themeColor="text1" w:themeTint="F2"/>
        </w:rPr>
        <w:drawing>
          <wp:inline distT="0" distB="0" distL="0" distR="0" wp14:anchorId="7C91BB28" wp14:editId="7DC5F79F">
            <wp:extent cx="1933845" cy="2791215"/>
            <wp:effectExtent l="0" t="0" r="9525" b="952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2E44" w14:textId="60E576E2" w:rsidR="005B0393" w:rsidRPr="00751D1F" w:rsidRDefault="005B0393" w:rsidP="005B0393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Ext2</w:t>
      </w:r>
    </w:p>
    <w:p w14:paraId="5E0E9CFB" w14:textId="6202E419" w:rsidR="005B0393" w:rsidRPr="00751D1F" w:rsidRDefault="005B0393" w:rsidP="005B0393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Linuxový, starý</w:t>
      </w:r>
    </w:p>
    <w:p w14:paraId="23F5844D" w14:textId="3F309B7C" w:rsidR="005B0393" w:rsidRPr="00751D1F" w:rsidRDefault="005B0393" w:rsidP="005B0393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INode</w:t>
      </w:r>
      <w:proofErr w:type="spellEnd"/>
    </w:p>
    <w:p w14:paraId="46C9C7C7" w14:textId="0DAD5B0A" w:rsidR="005B0393" w:rsidRPr="00751D1F" w:rsidRDefault="005B0393" w:rsidP="005B0393">
      <w:pPr>
        <w:pStyle w:val="Odstavecseseznamem"/>
        <w:numPr>
          <w:ilvl w:val="4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Představuje jeden soubor/adresář</w:t>
      </w:r>
    </w:p>
    <w:p w14:paraId="4E8A4C99" w14:textId="7A8A18B2" w:rsidR="005B0393" w:rsidRPr="00751D1F" w:rsidRDefault="005B0393" w:rsidP="005B0393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Adresář</w:t>
      </w:r>
    </w:p>
    <w:p w14:paraId="623D3F81" w14:textId="77777777" w:rsidR="005B0393" w:rsidRPr="00751D1F" w:rsidRDefault="005B0393" w:rsidP="005B0393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</w:p>
    <w:p w14:paraId="4815AE61" w14:textId="31846042" w:rsidR="00CF2716" w:rsidRPr="00751D1F" w:rsidRDefault="00CF2716" w:rsidP="00CF2716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Síťové</w:t>
      </w:r>
    </w:p>
    <w:p w14:paraId="3E6D86D0" w14:textId="4435BA6B" w:rsidR="00CF2716" w:rsidRPr="00751D1F" w:rsidRDefault="00CF2716" w:rsidP="00CF2716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NFS, SMB (samba)</w:t>
      </w:r>
    </w:p>
    <w:p w14:paraId="5C3D67BF" w14:textId="24E974A2" w:rsidR="00CF2716" w:rsidRPr="00751D1F" w:rsidRDefault="005C06FD" w:rsidP="00CF2716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Diskové plánovací algoritmy</w:t>
      </w:r>
    </w:p>
    <w:p w14:paraId="2B2C2B5E" w14:textId="3D2A6514" w:rsidR="005C06FD" w:rsidRPr="00751D1F" w:rsidRDefault="005C06FD" w:rsidP="005C06FD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First</w:t>
      </w:r>
      <w:proofErr w:type="spellEnd"/>
      <w:r w:rsidRPr="00751D1F">
        <w:rPr>
          <w:color w:val="0D0D0D" w:themeColor="text1" w:themeTint="F2"/>
        </w:rPr>
        <w:t xml:space="preserve"> </w:t>
      </w:r>
      <w:proofErr w:type="spellStart"/>
      <w:r w:rsidRPr="00751D1F">
        <w:rPr>
          <w:color w:val="0D0D0D" w:themeColor="text1" w:themeTint="F2"/>
        </w:rPr>
        <w:t>Come</w:t>
      </w:r>
      <w:proofErr w:type="spellEnd"/>
      <w:r w:rsidRPr="00751D1F">
        <w:rPr>
          <w:color w:val="0D0D0D" w:themeColor="text1" w:themeTint="F2"/>
        </w:rPr>
        <w:t xml:space="preserve"> </w:t>
      </w:r>
      <w:proofErr w:type="spellStart"/>
      <w:r w:rsidRPr="00751D1F">
        <w:rPr>
          <w:color w:val="0D0D0D" w:themeColor="text1" w:themeTint="F2"/>
        </w:rPr>
        <w:t>First</w:t>
      </w:r>
      <w:proofErr w:type="spellEnd"/>
      <w:r w:rsidRPr="00751D1F">
        <w:rPr>
          <w:color w:val="0D0D0D" w:themeColor="text1" w:themeTint="F2"/>
        </w:rPr>
        <w:t xml:space="preserve"> Serve</w:t>
      </w:r>
    </w:p>
    <w:p w14:paraId="1E749618" w14:textId="3D73350C" w:rsidR="005C06FD" w:rsidRPr="00751D1F" w:rsidRDefault="005C06FD" w:rsidP="005C06FD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Shortest</w:t>
      </w:r>
      <w:proofErr w:type="spellEnd"/>
      <w:r w:rsidRPr="00751D1F">
        <w:rPr>
          <w:color w:val="0D0D0D" w:themeColor="text1" w:themeTint="F2"/>
        </w:rPr>
        <w:t xml:space="preserve"> </w:t>
      </w:r>
      <w:proofErr w:type="spellStart"/>
      <w:r w:rsidRPr="00751D1F">
        <w:rPr>
          <w:color w:val="0D0D0D" w:themeColor="text1" w:themeTint="F2"/>
        </w:rPr>
        <w:t>Seek</w:t>
      </w:r>
      <w:proofErr w:type="spellEnd"/>
      <w:r w:rsidRPr="00751D1F">
        <w:rPr>
          <w:color w:val="0D0D0D" w:themeColor="text1" w:themeTint="F2"/>
        </w:rPr>
        <w:t xml:space="preserve"> Time </w:t>
      </w:r>
      <w:proofErr w:type="spellStart"/>
      <w:r w:rsidRPr="00751D1F">
        <w:rPr>
          <w:color w:val="0D0D0D" w:themeColor="text1" w:themeTint="F2"/>
        </w:rPr>
        <w:t>First</w:t>
      </w:r>
      <w:proofErr w:type="spellEnd"/>
    </w:p>
    <w:p w14:paraId="07C6D7B1" w14:textId="0BD02D5F" w:rsidR="005C06FD" w:rsidRPr="00751D1F" w:rsidRDefault="005C06FD" w:rsidP="005C06FD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SCAN</w:t>
      </w:r>
    </w:p>
    <w:p w14:paraId="4C694CBC" w14:textId="12F4C9B3" w:rsidR="005C06FD" w:rsidRPr="00751D1F" w:rsidRDefault="005C06FD" w:rsidP="005C06FD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Circular</w:t>
      </w:r>
      <w:proofErr w:type="spellEnd"/>
      <w:r w:rsidRPr="00751D1F">
        <w:rPr>
          <w:color w:val="0D0D0D" w:themeColor="text1" w:themeTint="F2"/>
        </w:rPr>
        <w:t xml:space="preserve"> </w:t>
      </w:r>
      <w:proofErr w:type="spellStart"/>
      <w:r w:rsidRPr="00751D1F">
        <w:rPr>
          <w:color w:val="0D0D0D" w:themeColor="text1" w:themeTint="F2"/>
        </w:rPr>
        <w:t>Scan</w:t>
      </w:r>
      <w:proofErr w:type="spellEnd"/>
    </w:p>
    <w:p w14:paraId="53EA897B" w14:textId="077BFDA0" w:rsidR="00680EF2" w:rsidRPr="00751D1F" w:rsidRDefault="00680EF2" w:rsidP="00680EF2">
      <w:pPr>
        <w:pStyle w:val="Odstavecseseznamem"/>
        <w:numPr>
          <w:ilvl w:val="0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lastRenderedPageBreak/>
        <w:t>Virtuální paměť</w:t>
      </w:r>
    </w:p>
    <w:p w14:paraId="3ABD8957" w14:textId="5941EDB9" w:rsidR="00680EF2" w:rsidRPr="00751D1F" w:rsidRDefault="00680EF2" w:rsidP="00680EF2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Koncepty</w:t>
      </w:r>
    </w:p>
    <w:p w14:paraId="5149B3FD" w14:textId="4CFBCB6F" w:rsidR="00680EF2" w:rsidRPr="00751D1F" w:rsidRDefault="00680EF2" w:rsidP="00680EF2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Všechny přístupy do paměti pracují s virtuálními adresami do paměti</w:t>
      </w:r>
    </w:p>
    <w:p w14:paraId="72B83491" w14:textId="1E530B4C" w:rsidR="00680EF2" w:rsidRPr="00751D1F" w:rsidRDefault="00680EF2" w:rsidP="00680EF2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Fyzická paměť tvoří vlastní paměťový prostor → fyzický</w:t>
      </w:r>
    </w:p>
    <w:p w14:paraId="72E52538" w14:textId="77B231B9" w:rsidR="00680EF2" w:rsidRPr="00751D1F" w:rsidRDefault="00680EF2" w:rsidP="00680EF2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Jednorozměrná</w:t>
      </w:r>
    </w:p>
    <w:p w14:paraId="4234AAF2" w14:textId="58F054FC" w:rsidR="00680EF2" w:rsidRPr="00751D1F" w:rsidRDefault="00680EF2" w:rsidP="00680EF2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Řadič paměti pracuje s fyzickými adresami (řadič na procesoru)</w:t>
      </w:r>
    </w:p>
    <w:p w14:paraId="19C1DDB0" w14:textId="196B0134" w:rsidR="00680EF2" w:rsidRPr="00751D1F" w:rsidRDefault="00680EF2" w:rsidP="00680EF2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Velikost fyzické paměti odpovídá rozsahu procesoru</w:t>
      </w:r>
    </w:p>
    <w:p w14:paraId="6616F500" w14:textId="753CFF8D" w:rsidR="00680EF2" w:rsidRPr="00751D1F" w:rsidRDefault="00680EF2" w:rsidP="00680EF2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Součástí procesoru je MMU (</w:t>
      </w:r>
      <w:proofErr w:type="spellStart"/>
      <w:r w:rsidRPr="00751D1F">
        <w:rPr>
          <w:color w:val="0D0D0D" w:themeColor="text1" w:themeTint="F2"/>
        </w:rPr>
        <w:t>memory</w:t>
      </w:r>
      <w:proofErr w:type="spellEnd"/>
      <w:r w:rsidRPr="00751D1F">
        <w:rPr>
          <w:color w:val="0D0D0D" w:themeColor="text1" w:themeTint="F2"/>
        </w:rPr>
        <w:t xml:space="preserve"> managment unit)</w:t>
      </w:r>
    </w:p>
    <w:p w14:paraId="4024BD88" w14:textId="78B2BDF9" w:rsidR="00680EF2" w:rsidRPr="00751D1F" w:rsidRDefault="00680EF2" w:rsidP="00680EF2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Překlad </w:t>
      </w:r>
      <w:r w:rsidR="00B17604" w:rsidRPr="00751D1F">
        <w:rPr>
          <w:color w:val="0D0D0D" w:themeColor="text1" w:themeTint="F2"/>
        </w:rPr>
        <w:t>virtuálních</w:t>
      </w:r>
      <w:r w:rsidRPr="00751D1F">
        <w:rPr>
          <w:color w:val="0D0D0D" w:themeColor="text1" w:themeTint="F2"/>
        </w:rPr>
        <w:t xml:space="preserve"> adres na </w:t>
      </w:r>
      <w:r w:rsidR="00B17604" w:rsidRPr="00751D1F">
        <w:rPr>
          <w:color w:val="0D0D0D" w:themeColor="text1" w:themeTint="F2"/>
        </w:rPr>
        <w:t>fyzické (</w:t>
      </w:r>
      <w:r w:rsidR="007C2DDD" w:rsidRPr="00751D1F">
        <w:rPr>
          <w:color w:val="0D0D0D" w:themeColor="text1" w:themeTint="F2"/>
        </w:rPr>
        <w:t>hardwarová</w:t>
      </w:r>
      <w:r w:rsidR="00B17604" w:rsidRPr="00751D1F">
        <w:rPr>
          <w:color w:val="0D0D0D" w:themeColor="text1" w:themeTint="F2"/>
        </w:rPr>
        <w:t xml:space="preserve"> záležitost, nikoliv OS)</w:t>
      </w:r>
    </w:p>
    <w:p w14:paraId="2A25CAB3" w14:textId="668DE6B6" w:rsidR="00B17604" w:rsidRPr="00751D1F" w:rsidRDefault="00B17604" w:rsidP="00680EF2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Pokud se překlad virtuální adresy nepovede → výjimka (forma přerušení)</w:t>
      </w:r>
    </w:p>
    <w:p w14:paraId="1CAB692E" w14:textId="3B2EDE42" w:rsidR="00B17604" w:rsidRPr="00751D1F" w:rsidRDefault="00B17604" w:rsidP="00680EF2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Mechanismy</w:t>
      </w:r>
    </w:p>
    <w:p w14:paraId="101156B5" w14:textId="09B5E155" w:rsidR="00B17604" w:rsidRPr="00751D1F" w:rsidRDefault="00B17604" w:rsidP="00B17604">
      <w:pPr>
        <w:pStyle w:val="Odstavecseseznamem"/>
        <w:numPr>
          <w:ilvl w:val="4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Segmentace</w:t>
      </w:r>
    </w:p>
    <w:p w14:paraId="21922A96" w14:textId="788BE8DF" w:rsidR="00B17604" w:rsidRPr="00751D1F" w:rsidRDefault="00B17604" w:rsidP="00B17604">
      <w:pPr>
        <w:pStyle w:val="Odstavecseseznamem"/>
        <w:numPr>
          <w:ilvl w:val="4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Stránkování (</w:t>
      </w:r>
      <w:proofErr w:type="spellStart"/>
      <w:r w:rsidRPr="00751D1F">
        <w:rPr>
          <w:color w:val="0D0D0D" w:themeColor="text1" w:themeTint="F2"/>
        </w:rPr>
        <w:t>pading</w:t>
      </w:r>
      <w:proofErr w:type="spellEnd"/>
      <w:r w:rsidRPr="00751D1F">
        <w:rPr>
          <w:color w:val="0D0D0D" w:themeColor="text1" w:themeTint="F2"/>
        </w:rPr>
        <w:t>)</w:t>
      </w:r>
    </w:p>
    <w:p w14:paraId="2A71B3BD" w14:textId="4DF1B53C" w:rsidR="00B17604" w:rsidRPr="00751D1F" w:rsidRDefault="00B17604" w:rsidP="00B17604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Motivace</w:t>
      </w:r>
    </w:p>
    <w:p w14:paraId="4CC2A9CB" w14:textId="5E27BB19" w:rsidR="00B17604" w:rsidRPr="00751D1F" w:rsidRDefault="00B17604" w:rsidP="00B17604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Větší adresový prostor</w:t>
      </w:r>
    </w:p>
    <w:p w14:paraId="35418B12" w14:textId="13F84C8A" w:rsidR="00B17604" w:rsidRPr="00751D1F" w:rsidRDefault="00B17604" w:rsidP="00B17604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OS si může část virtuální paměti odložit třeba na pevný disk</w:t>
      </w:r>
    </w:p>
    <w:p w14:paraId="3B78B76D" w14:textId="271319EA" w:rsidR="00B17604" w:rsidRPr="00751D1F" w:rsidRDefault="00B17604" w:rsidP="00B17604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Bezpečnost</w:t>
      </w:r>
    </w:p>
    <w:p w14:paraId="22D5E16E" w14:textId="40DBC912" w:rsidR="009A722B" w:rsidRPr="00751D1F" w:rsidRDefault="009A722B" w:rsidP="009A722B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Oddělení pamětí procesů</w:t>
      </w:r>
    </w:p>
    <w:p w14:paraId="4ABD943A" w14:textId="2CC490F5" w:rsidR="009A722B" w:rsidRPr="00751D1F" w:rsidRDefault="009A722B" w:rsidP="009A722B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Možnost rozdělení paměti na části</w:t>
      </w:r>
    </w:p>
    <w:p w14:paraId="0BF9D0BD" w14:textId="79E37A15" w:rsidR="009A722B" w:rsidRPr="00751D1F" w:rsidRDefault="009A722B" w:rsidP="009A722B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Konstanty</w:t>
      </w:r>
    </w:p>
    <w:p w14:paraId="26CF5EE2" w14:textId="3E8B6F70" w:rsidR="009A722B" w:rsidRPr="00751D1F" w:rsidRDefault="009A722B" w:rsidP="009A722B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Instrukce</w:t>
      </w:r>
    </w:p>
    <w:p w14:paraId="063EEB1E" w14:textId="6E40A251" w:rsidR="009A722B" w:rsidRPr="00751D1F" w:rsidRDefault="009A722B" w:rsidP="009A722B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Zásobník</w:t>
      </w:r>
    </w:p>
    <w:p w14:paraId="2FCBD06E" w14:textId="409FF9CF" w:rsidR="009A722B" w:rsidRPr="00751D1F" w:rsidRDefault="009A722B" w:rsidP="009A722B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…</w:t>
      </w:r>
    </w:p>
    <w:p w14:paraId="543F41C1" w14:textId="52639562" w:rsidR="009A722B" w:rsidRPr="00751D1F" w:rsidRDefault="009A722B" w:rsidP="009A722B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Segmentace</w:t>
      </w:r>
    </w:p>
    <w:p w14:paraId="36F5D418" w14:textId="0D74875F" w:rsidR="009A722B" w:rsidRPr="00751D1F" w:rsidRDefault="009A722B" w:rsidP="009A722B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Odpovídá segmentům uvnitř adresového prostoru procesu</w:t>
      </w:r>
      <w:r w:rsidRPr="00751D1F">
        <w:rPr>
          <w:color w:val="0D0D0D" w:themeColor="text1" w:themeTint="F2"/>
        </w:rPr>
        <w:br/>
      </w:r>
      <w:r w:rsidRPr="00751D1F">
        <w:rPr>
          <w:noProof/>
          <w:color w:val="0D0D0D" w:themeColor="text1" w:themeTint="F2"/>
        </w:rPr>
        <w:drawing>
          <wp:inline distT="0" distB="0" distL="0" distR="0" wp14:anchorId="0D41487D" wp14:editId="3CA47DA2">
            <wp:extent cx="1967789" cy="2108345"/>
            <wp:effectExtent l="0" t="0" r="0" b="635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1871" cy="211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00FB" w14:textId="69ABB9FD" w:rsidR="009A722B" w:rsidRPr="00751D1F" w:rsidRDefault="009A722B" w:rsidP="009A722B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Segmenty jsou očíslované</w:t>
      </w:r>
    </w:p>
    <w:p w14:paraId="7C0AFC44" w14:textId="6CFEA0C6" w:rsidR="009A722B" w:rsidRPr="00751D1F" w:rsidRDefault="009A722B" w:rsidP="009A722B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Adresa do virtuální paměti má dvě části [číslo segmentu; offset od začátku segmentu]</w:t>
      </w:r>
      <w:r w:rsidR="000528AA" w:rsidRPr="00751D1F">
        <w:rPr>
          <w:color w:val="0D0D0D" w:themeColor="text1" w:themeTint="F2"/>
        </w:rPr>
        <w:t xml:space="preserve"> – 2rozměrná</w:t>
      </w:r>
    </w:p>
    <w:p w14:paraId="52DABDA3" w14:textId="21A9A8D8" w:rsidR="009A722B" w:rsidRPr="00751D1F" w:rsidRDefault="009A722B" w:rsidP="009A722B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Segmentační tabulka (desk</w:t>
      </w:r>
      <w:r w:rsidR="007C2DDD" w:rsidRPr="00751D1F">
        <w:rPr>
          <w:color w:val="0D0D0D" w:themeColor="text1" w:themeTint="F2"/>
        </w:rPr>
        <w:t>riptor</w:t>
      </w:r>
      <w:r w:rsidRPr="00751D1F">
        <w:rPr>
          <w:color w:val="0D0D0D" w:themeColor="text1" w:themeTint="F2"/>
        </w:rPr>
        <w:t>)</w:t>
      </w:r>
    </w:p>
    <w:p w14:paraId="747700DD" w14:textId="272435AC" w:rsidR="009A722B" w:rsidRPr="00751D1F" w:rsidRDefault="009A722B" w:rsidP="009A722B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V paměti pro každý proces</w:t>
      </w:r>
    </w:p>
    <w:p w14:paraId="332BC36E" w14:textId="1A86EE25" w:rsidR="009A722B" w:rsidRPr="00751D1F" w:rsidRDefault="009A722B" w:rsidP="009A722B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Je v ní uložena první fyzická adresa, délka, atributy segmentů</w:t>
      </w:r>
    </w:p>
    <w:p w14:paraId="456ACF71" w14:textId="04BF2E7B" w:rsidR="009A722B" w:rsidRPr="00751D1F" w:rsidRDefault="009A722B" w:rsidP="009A722B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Indexované číslem segmentu</w:t>
      </w:r>
    </w:p>
    <w:p w14:paraId="3566C727" w14:textId="7C2EFB4E" w:rsidR="007C2DDD" w:rsidRPr="00751D1F" w:rsidRDefault="007C2DDD" w:rsidP="007C2DDD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Hardwarová implementace</w:t>
      </w:r>
    </w:p>
    <w:p w14:paraId="316BD74C" w14:textId="4E8053E1" w:rsidR="007C2DDD" w:rsidRPr="00751D1F" w:rsidRDefault="007C2DDD" w:rsidP="007C2DDD">
      <w:pPr>
        <w:pStyle w:val="Odstavecseseznamem"/>
        <w:numPr>
          <w:ilvl w:val="1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Stránkování</w:t>
      </w:r>
    </w:p>
    <w:p w14:paraId="2C1EBE20" w14:textId="6F7FB38A" w:rsidR="007C2DDD" w:rsidRPr="00751D1F" w:rsidRDefault="000528AA" w:rsidP="007C2DDD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Koncepty</w:t>
      </w:r>
    </w:p>
    <w:p w14:paraId="1117AFDE" w14:textId="16B5B4FC" w:rsidR="000528AA" w:rsidRPr="00751D1F" w:rsidRDefault="000528AA" w:rsidP="000528AA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VAS rozdělen na stejně velké části → stránky o velikost 2^n</w:t>
      </w:r>
    </w:p>
    <w:p w14:paraId="53ECE822" w14:textId="64D17BCA" w:rsidR="000528AA" w:rsidRPr="00751D1F" w:rsidRDefault="000528AA" w:rsidP="000528AA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lastRenderedPageBreak/>
        <w:t xml:space="preserve">PAS je také rozdělen na stejně velké části → </w:t>
      </w:r>
      <w:proofErr w:type="spellStart"/>
      <w:r w:rsidRPr="00751D1F">
        <w:rPr>
          <w:color w:val="0D0D0D" w:themeColor="text1" w:themeTint="F2"/>
        </w:rPr>
        <w:t>framy</w:t>
      </w:r>
      <w:proofErr w:type="spellEnd"/>
      <w:r w:rsidRPr="00751D1F">
        <w:rPr>
          <w:color w:val="0D0D0D" w:themeColor="text1" w:themeTint="F2"/>
        </w:rPr>
        <w:t xml:space="preserve"> o stejné velikosti jako stránky</w:t>
      </w:r>
    </w:p>
    <w:p w14:paraId="5386D62A" w14:textId="1C1D84BE" w:rsidR="000528AA" w:rsidRPr="00751D1F" w:rsidRDefault="000528AA" w:rsidP="000528AA">
      <w:pPr>
        <w:pStyle w:val="Odstavecseseznamem"/>
        <w:numPr>
          <w:ilvl w:val="4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Oblíbená velikost je 4 </w:t>
      </w:r>
      <w:proofErr w:type="spellStart"/>
      <w:r w:rsidRPr="00751D1F">
        <w:rPr>
          <w:color w:val="0D0D0D" w:themeColor="text1" w:themeTint="F2"/>
        </w:rPr>
        <w:t>kb</w:t>
      </w:r>
      <w:proofErr w:type="spellEnd"/>
      <w:r w:rsidR="008D127D" w:rsidRPr="00751D1F">
        <w:rPr>
          <w:color w:val="0D0D0D" w:themeColor="text1" w:themeTint="F2"/>
        </w:rPr>
        <w:t xml:space="preserve"> (12 bitů)</w:t>
      </w:r>
    </w:p>
    <w:p w14:paraId="157105A1" w14:textId="36D08532" w:rsidR="000528AA" w:rsidRPr="00751D1F" w:rsidRDefault="000528AA" w:rsidP="000528AA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1rozměrná virtuální adresa</w:t>
      </w:r>
    </w:p>
    <w:p w14:paraId="7892A57A" w14:textId="2301C9C2" w:rsidR="000528AA" w:rsidRPr="00751D1F" w:rsidRDefault="000528AA" w:rsidP="000528AA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proofErr w:type="spellStart"/>
      <w:r w:rsidRPr="00751D1F">
        <w:rPr>
          <w:color w:val="0D0D0D" w:themeColor="text1" w:themeTint="F2"/>
        </w:rPr>
        <w:t>Page</w:t>
      </w:r>
      <w:proofErr w:type="spellEnd"/>
      <w:r w:rsidRPr="00751D1F">
        <w:rPr>
          <w:color w:val="0D0D0D" w:themeColor="text1" w:themeTint="F2"/>
        </w:rPr>
        <w:t xml:space="preserve"> table</w:t>
      </w:r>
    </w:p>
    <w:p w14:paraId="16A5E255" w14:textId="32B6176B" w:rsidR="000528AA" w:rsidRPr="00751D1F" w:rsidRDefault="000528AA" w:rsidP="000528AA">
      <w:pPr>
        <w:pStyle w:val="Odstavecseseznamem"/>
        <w:numPr>
          <w:ilvl w:val="4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V paměti pro každý proces</w:t>
      </w:r>
    </w:p>
    <w:p w14:paraId="0EAD42CF" w14:textId="0C0A72D0" w:rsidR="000528AA" w:rsidRPr="00751D1F" w:rsidRDefault="000528AA" w:rsidP="000528AA">
      <w:pPr>
        <w:pStyle w:val="Odstavecseseznamem"/>
        <w:numPr>
          <w:ilvl w:val="4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Indexovaná podle čísla stránky</w:t>
      </w:r>
    </w:p>
    <w:p w14:paraId="07E34299" w14:textId="13A12D61" w:rsidR="008D127D" w:rsidRPr="00751D1F" w:rsidRDefault="008D127D" w:rsidP="008D127D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Problémy</w:t>
      </w:r>
    </w:p>
    <w:p w14:paraId="2956A7EC" w14:textId="7C267CC2" w:rsidR="008D127D" w:rsidRPr="00751D1F" w:rsidRDefault="008D127D" w:rsidP="008D127D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Velikost stránkovací tabulky … může existovat 2</w:t>
      </w:r>
      <w:r w:rsidRPr="00751D1F">
        <w:rPr>
          <w:color w:val="0D0D0D" w:themeColor="text1" w:themeTint="F2"/>
          <w:vertAlign w:val="superscript"/>
        </w:rPr>
        <w:t>20</w:t>
      </w:r>
      <w:r w:rsidRPr="00751D1F">
        <w:rPr>
          <w:color w:val="0D0D0D" w:themeColor="text1" w:themeTint="F2"/>
        </w:rPr>
        <w:t xml:space="preserve"> stránek.</w:t>
      </w:r>
    </w:p>
    <w:p w14:paraId="6B8D166F" w14:textId="1424D688" w:rsidR="008D127D" w:rsidRPr="00751D1F" w:rsidRDefault="008D127D" w:rsidP="008D127D">
      <w:pPr>
        <w:pStyle w:val="Odstavecseseznamem"/>
        <w:numPr>
          <w:ilvl w:val="4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Řešení: víceúrovňové </w:t>
      </w:r>
      <w:proofErr w:type="spellStart"/>
      <w:r w:rsidRPr="00751D1F">
        <w:rPr>
          <w:color w:val="0D0D0D" w:themeColor="text1" w:themeTint="F2"/>
        </w:rPr>
        <w:t>strákování</w:t>
      </w:r>
      <w:proofErr w:type="spellEnd"/>
    </w:p>
    <w:p w14:paraId="6446DC79" w14:textId="1BD37C21" w:rsidR="00DB4D9C" w:rsidRPr="00751D1F" w:rsidRDefault="00DB4D9C" w:rsidP="00DB4D9C">
      <w:pPr>
        <w:pStyle w:val="Odstavecseseznamem"/>
        <w:numPr>
          <w:ilvl w:val="3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Rychlost přístupu</w:t>
      </w:r>
    </w:p>
    <w:p w14:paraId="1B4DC0E7" w14:textId="53BFE884" w:rsidR="00DB4D9C" w:rsidRPr="00751D1F" w:rsidRDefault="00DB4D9C" w:rsidP="00DB4D9C">
      <w:pPr>
        <w:pStyle w:val="Odstavecseseznamem"/>
        <w:numPr>
          <w:ilvl w:val="4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 xml:space="preserve">Pro každý přistup do paměti bych musel sáhnout dvakrát do paměti … → potřebujeme </w:t>
      </w:r>
      <w:proofErr w:type="spellStart"/>
      <w:r w:rsidRPr="00751D1F">
        <w:rPr>
          <w:color w:val="0D0D0D" w:themeColor="text1" w:themeTint="F2"/>
        </w:rPr>
        <w:t>cache</w:t>
      </w:r>
      <w:proofErr w:type="spellEnd"/>
      <w:r w:rsidRPr="00751D1F">
        <w:rPr>
          <w:color w:val="0D0D0D" w:themeColor="text1" w:themeTint="F2"/>
        </w:rPr>
        <w:t xml:space="preserve"> </w:t>
      </w:r>
      <w:r w:rsidRPr="00751D1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0D0D0D" w:themeColor="text1" w:themeTint="F2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0447E7EC" w14:textId="7E196DC7" w:rsidR="00DB4D9C" w:rsidRPr="00751D1F" w:rsidRDefault="009D3A43" w:rsidP="009D3A43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  <w:r w:rsidRPr="00751D1F">
        <w:rPr>
          <w:color w:val="0D0D0D" w:themeColor="text1" w:themeTint="F2"/>
        </w:rPr>
        <w:t>Algoritmus:</w:t>
      </w:r>
    </w:p>
    <w:p w14:paraId="30956488" w14:textId="4CABB626" w:rsidR="009D3A43" w:rsidRPr="00751D1F" w:rsidRDefault="009D3A43" w:rsidP="009D3A43">
      <w:pPr>
        <w:pStyle w:val="Odstavecseseznamem"/>
        <w:ind w:left="1210"/>
        <w:rPr>
          <w:color w:val="0D0D0D" w:themeColor="text1" w:themeTint="F2"/>
        </w:rPr>
      </w:pPr>
      <w:r w:rsidRPr="00751D1F">
        <w:rPr>
          <w:noProof/>
          <w:color w:val="0D0D0D" w:themeColor="text1" w:themeTint="F2"/>
        </w:rPr>
        <w:drawing>
          <wp:inline distT="0" distB="0" distL="0" distR="0" wp14:anchorId="34EDAE1D" wp14:editId="218D8172">
            <wp:extent cx="4877697" cy="3001993"/>
            <wp:effectExtent l="0" t="0" r="0" b="825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4659" cy="301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B16F" w14:textId="2B519B65" w:rsidR="009D3A43" w:rsidRPr="00751D1F" w:rsidRDefault="009D3A43" w:rsidP="009D3A43">
      <w:pPr>
        <w:pStyle w:val="Odstavecseseznamem"/>
        <w:ind w:left="1210"/>
        <w:rPr>
          <w:color w:val="0D0D0D" w:themeColor="text1" w:themeTint="F2"/>
        </w:rPr>
      </w:pPr>
      <w:r w:rsidRPr="00751D1F">
        <w:rPr>
          <w:color w:val="0D0D0D" w:themeColor="text1" w:themeTint="F2"/>
        </w:rPr>
        <w:t>Tohle dělá hardware, nikoliv OS!</w:t>
      </w:r>
    </w:p>
    <w:p w14:paraId="7C667F5B" w14:textId="77777777" w:rsidR="009D3A43" w:rsidRPr="00751D1F" w:rsidRDefault="009D3A43" w:rsidP="009D3A43">
      <w:pPr>
        <w:pStyle w:val="Odstavecseseznamem"/>
        <w:numPr>
          <w:ilvl w:val="2"/>
          <w:numId w:val="1"/>
        </w:numPr>
        <w:rPr>
          <w:color w:val="0D0D0D" w:themeColor="text1" w:themeTint="F2"/>
        </w:rPr>
      </w:pPr>
    </w:p>
    <w:sectPr w:rsidR="009D3A43" w:rsidRPr="00751D1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F02EC6"/>
    <w:multiLevelType w:val="hybridMultilevel"/>
    <w:tmpl w:val="76B2E862"/>
    <w:lvl w:ilvl="0" w:tplc="3EC8FF80">
      <w:numFmt w:val="bullet"/>
      <w:lvlText w:val="-"/>
      <w:lvlJc w:val="left"/>
      <w:pPr>
        <w:ind w:left="502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851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121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2061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2486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291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vid Zeman">
    <w15:presenceInfo w15:providerId="Windows Live" w15:userId="026b76f8247210d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6A5"/>
    <w:rsid w:val="00024FBA"/>
    <w:rsid w:val="00025DA6"/>
    <w:rsid w:val="000270C4"/>
    <w:rsid w:val="000528AA"/>
    <w:rsid w:val="00062F5C"/>
    <w:rsid w:val="000742CE"/>
    <w:rsid w:val="000A3FAE"/>
    <w:rsid w:val="000B2A7B"/>
    <w:rsid w:val="00126687"/>
    <w:rsid w:val="0013196C"/>
    <w:rsid w:val="001773AF"/>
    <w:rsid w:val="00193004"/>
    <w:rsid w:val="0019683D"/>
    <w:rsid w:val="001A7442"/>
    <w:rsid w:val="001B45AE"/>
    <w:rsid w:val="001D1CF9"/>
    <w:rsid w:val="001E06E1"/>
    <w:rsid w:val="00204424"/>
    <w:rsid w:val="00274A81"/>
    <w:rsid w:val="0029606F"/>
    <w:rsid w:val="002D3551"/>
    <w:rsid w:val="002E268D"/>
    <w:rsid w:val="002F2AE0"/>
    <w:rsid w:val="00301687"/>
    <w:rsid w:val="003440D9"/>
    <w:rsid w:val="0038488B"/>
    <w:rsid w:val="003B22EF"/>
    <w:rsid w:val="003E6196"/>
    <w:rsid w:val="00447881"/>
    <w:rsid w:val="00460849"/>
    <w:rsid w:val="00465A97"/>
    <w:rsid w:val="00466BF1"/>
    <w:rsid w:val="004718B0"/>
    <w:rsid w:val="00481CE5"/>
    <w:rsid w:val="004A4F9F"/>
    <w:rsid w:val="004B2B22"/>
    <w:rsid w:val="00560AA3"/>
    <w:rsid w:val="005724B0"/>
    <w:rsid w:val="00577955"/>
    <w:rsid w:val="00581CE8"/>
    <w:rsid w:val="00590CF7"/>
    <w:rsid w:val="005971E5"/>
    <w:rsid w:val="005B0393"/>
    <w:rsid w:val="005C06FD"/>
    <w:rsid w:val="005C5040"/>
    <w:rsid w:val="005D220A"/>
    <w:rsid w:val="005D3A24"/>
    <w:rsid w:val="006045FB"/>
    <w:rsid w:val="0061323E"/>
    <w:rsid w:val="00613528"/>
    <w:rsid w:val="006547BE"/>
    <w:rsid w:val="0066566B"/>
    <w:rsid w:val="0067161B"/>
    <w:rsid w:val="00680EF2"/>
    <w:rsid w:val="006A0706"/>
    <w:rsid w:val="006E1000"/>
    <w:rsid w:val="006E3734"/>
    <w:rsid w:val="006F7DD7"/>
    <w:rsid w:val="007203F1"/>
    <w:rsid w:val="00736835"/>
    <w:rsid w:val="007379CC"/>
    <w:rsid w:val="00751D1F"/>
    <w:rsid w:val="0075413F"/>
    <w:rsid w:val="007627FE"/>
    <w:rsid w:val="00772C8B"/>
    <w:rsid w:val="00792F54"/>
    <w:rsid w:val="007932AA"/>
    <w:rsid w:val="007967DD"/>
    <w:rsid w:val="007C2DDD"/>
    <w:rsid w:val="007E5E9F"/>
    <w:rsid w:val="00831875"/>
    <w:rsid w:val="00841EFC"/>
    <w:rsid w:val="00845973"/>
    <w:rsid w:val="008677EE"/>
    <w:rsid w:val="008D127D"/>
    <w:rsid w:val="008D2AEA"/>
    <w:rsid w:val="0091081F"/>
    <w:rsid w:val="00910B70"/>
    <w:rsid w:val="00987312"/>
    <w:rsid w:val="00993B75"/>
    <w:rsid w:val="009A722B"/>
    <w:rsid w:val="009B112B"/>
    <w:rsid w:val="009D3A43"/>
    <w:rsid w:val="009F329C"/>
    <w:rsid w:val="00A008CC"/>
    <w:rsid w:val="00A0465E"/>
    <w:rsid w:val="00A34959"/>
    <w:rsid w:val="00AA255F"/>
    <w:rsid w:val="00AC7BF3"/>
    <w:rsid w:val="00AD5DE3"/>
    <w:rsid w:val="00B06563"/>
    <w:rsid w:val="00B17604"/>
    <w:rsid w:val="00B216A5"/>
    <w:rsid w:val="00B30D84"/>
    <w:rsid w:val="00B34712"/>
    <w:rsid w:val="00B47211"/>
    <w:rsid w:val="00B6650D"/>
    <w:rsid w:val="00B96805"/>
    <w:rsid w:val="00BB40D2"/>
    <w:rsid w:val="00BD0A18"/>
    <w:rsid w:val="00BD7F2A"/>
    <w:rsid w:val="00C81080"/>
    <w:rsid w:val="00CA1537"/>
    <w:rsid w:val="00CC1A14"/>
    <w:rsid w:val="00CD528F"/>
    <w:rsid w:val="00CF2716"/>
    <w:rsid w:val="00D0319D"/>
    <w:rsid w:val="00D16A48"/>
    <w:rsid w:val="00D51977"/>
    <w:rsid w:val="00D51C26"/>
    <w:rsid w:val="00D86944"/>
    <w:rsid w:val="00DA58A9"/>
    <w:rsid w:val="00DB4D9C"/>
    <w:rsid w:val="00DB67CF"/>
    <w:rsid w:val="00DF7772"/>
    <w:rsid w:val="00E008E8"/>
    <w:rsid w:val="00E2553C"/>
    <w:rsid w:val="00E373FF"/>
    <w:rsid w:val="00E46C64"/>
    <w:rsid w:val="00E54BA7"/>
    <w:rsid w:val="00E6136A"/>
    <w:rsid w:val="00E832F1"/>
    <w:rsid w:val="00EC6FAC"/>
    <w:rsid w:val="00EE5BBF"/>
    <w:rsid w:val="00F21780"/>
    <w:rsid w:val="00F236C6"/>
    <w:rsid w:val="00F43E39"/>
    <w:rsid w:val="00F51BC0"/>
    <w:rsid w:val="00F92678"/>
    <w:rsid w:val="00F94BB0"/>
    <w:rsid w:val="00FA782E"/>
    <w:rsid w:val="00FC2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5A6C76"/>
  <w15:chartTrackingRefBased/>
  <w15:docId w15:val="{84257D75-8CEF-43B1-8A27-25D4CB808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E008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sz w:val="32"/>
      <w:szCs w:val="32"/>
      <w:u w:val="single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67161B"/>
    <w:pPr>
      <w:keepNext/>
      <w:keepLines/>
      <w:spacing w:before="40" w:after="0"/>
      <w:outlineLvl w:val="1"/>
      <w:pPrChange w:id="0" w:author="David Zeman" w:date="2021-03-16T16:37:00Z">
        <w:pPr>
          <w:keepNext/>
          <w:keepLines/>
          <w:spacing w:line="259" w:lineRule="auto"/>
          <w:outlineLvl w:val="1"/>
        </w:pPr>
      </w:pPrChange>
    </w:pPr>
    <w:rPr>
      <w:rFonts w:asciiTheme="majorHAnsi" w:eastAsiaTheme="majorEastAsia" w:hAnsiTheme="majorHAnsi" w:cstheme="majorBidi"/>
      <w:b/>
      <w:bCs/>
      <w:sz w:val="26"/>
      <w:szCs w:val="26"/>
      <w:u w:val="single"/>
      <w:rPrChange w:id="0" w:author="David Zeman" w:date="2021-03-16T16:37:00Z">
        <w:rPr>
          <w:rFonts w:asciiTheme="majorHAnsi" w:eastAsiaTheme="majorEastAsia" w:hAnsiTheme="majorHAnsi" w:cstheme="majorBidi"/>
          <w:b/>
          <w:sz w:val="28"/>
          <w:szCs w:val="32"/>
          <w:u w:val="single"/>
          <w:lang w:val="cs-CZ" w:eastAsia="en-US" w:bidi="ar-SA"/>
        </w:rPr>
      </w:rPrChange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6716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  <w:u w:val="singl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E008E8"/>
    <w:rPr>
      <w:rFonts w:asciiTheme="majorHAnsi" w:eastAsiaTheme="majorEastAsia" w:hAnsiTheme="majorHAnsi" w:cstheme="majorBidi"/>
      <w:b/>
      <w:bCs/>
      <w:sz w:val="32"/>
      <w:szCs w:val="32"/>
      <w:u w:val="single"/>
    </w:rPr>
  </w:style>
  <w:style w:type="paragraph" w:styleId="Odstavecseseznamem">
    <w:name w:val="List Paragraph"/>
    <w:basedOn w:val="Normln"/>
    <w:uiPriority w:val="34"/>
    <w:qFormat/>
    <w:rsid w:val="00E008E8"/>
    <w:pPr>
      <w:ind w:left="720"/>
      <w:contextualSpacing/>
    </w:pPr>
  </w:style>
  <w:style w:type="character" w:customStyle="1" w:styleId="Nadpis2Char">
    <w:name w:val="Nadpis 2 Char"/>
    <w:basedOn w:val="Standardnpsmoodstavce"/>
    <w:link w:val="Nadpis2"/>
    <w:uiPriority w:val="9"/>
    <w:rsid w:val="00736835"/>
    <w:rPr>
      <w:rFonts w:asciiTheme="majorHAnsi" w:eastAsiaTheme="majorEastAsia" w:hAnsiTheme="majorHAnsi" w:cstheme="majorBidi"/>
      <w:b/>
      <w:bCs/>
      <w:sz w:val="26"/>
      <w:szCs w:val="26"/>
      <w:u w:val="single"/>
    </w:rPr>
  </w:style>
  <w:style w:type="character" w:customStyle="1" w:styleId="Nadpis3Char">
    <w:name w:val="Nadpis 3 Char"/>
    <w:basedOn w:val="Standardnpsmoodstavce"/>
    <w:link w:val="Nadpis3"/>
    <w:uiPriority w:val="9"/>
    <w:rsid w:val="0067161B"/>
    <w:rPr>
      <w:rFonts w:asciiTheme="majorHAnsi" w:eastAsiaTheme="majorEastAsia" w:hAnsiTheme="majorHAnsi" w:cstheme="majorBidi"/>
      <w:b/>
      <w:sz w:val="24"/>
      <w:szCs w:val="24"/>
      <w:u w:val="single"/>
    </w:rPr>
  </w:style>
  <w:style w:type="paragraph" w:styleId="Revize">
    <w:name w:val="Revision"/>
    <w:hidden/>
    <w:uiPriority w:val="99"/>
    <w:semiHidden/>
    <w:rsid w:val="0067161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1205</TotalTime>
  <Pages>13</Pages>
  <Words>1906</Words>
  <Characters>11247</Characters>
  <Application>Microsoft Office Word</Application>
  <DocSecurity>0</DocSecurity>
  <Lines>93</Lines>
  <Paragraphs>26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Zeman</dc:creator>
  <cp:keywords/>
  <dc:description/>
  <cp:lastModifiedBy>David Zeman</cp:lastModifiedBy>
  <cp:revision>74</cp:revision>
  <dcterms:created xsi:type="dcterms:W3CDTF">2021-03-02T16:11:00Z</dcterms:created>
  <dcterms:modified xsi:type="dcterms:W3CDTF">2021-06-22T11:52:00Z</dcterms:modified>
</cp:coreProperties>
</file>